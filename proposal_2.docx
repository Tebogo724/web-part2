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35698049"/>
        <w:docPartObj>
          <w:docPartGallery w:val="Cover Pages"/>
          <w:docPartUnique/>
        </w:docPartObj>
      </w:sdtPr>
      <w:sdtContent>
        <w:p w14:paraId="6C5C5879" w14:textId="19B2592C" w:rsidR="0073180D" w:rsidRDefault="0073180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1" locked="0" layoutInCell="1" allowOverlap="1" wp14:anchorId="2DBB1CC9" wp14:editId="7E4C043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EAE2FA3" w14:textId="54BE31A1" w:rsidR="0073180D" w:rsidRDefault="0073180D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Tebogo Boshomane</w:t>
                                      </w:r>
                                    </w:p>
                                  </w:sdtContent>
                                </w:sdt>
                                <w:p w14:paraId="3B6642FA" w14:textId="269EEB9A" w:rsidR="0073180D" w:rsidRDefault="0073180D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2A614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DISD Web development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2A6148">
                                        <w:rPr>
                                          <w:color w:val="FFFFFF" w:themeColor="background1"/>
                                        </w:rPr>
                                        <w:t>ST10503131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68318A" w14:textId="0A73A993" w:rsidR="0073180D" w:rsidRDefault="0073180D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0A466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Proposal</w:t>
                                      </w:r>
                                    </w:sdtContent>
                                  </w:sdt>
                                  <w:r w:rsidR="002A6148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 xml:space="preserve">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BB1CC9" id="Group 198" o:spid="_x0000_s1026" style="position:absolute;margin-left:0;margin-top:0;width:540.55pt;height:718.4pt;z-index:-251669504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EAE2FA3" w14:textId="54BE31A1" w:rsidR="0073180D" w:rsidRDefault="0073180D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Tebogo Boshomane</w:t>
                                </w:r>
                              </w:p>
                            </w:sdtContent>
                          </w:sdt>
                          <w:p w14:paraId="3B6642FA" w14:textId="269EEB9A" w:rsidR="0073180D" w:rsidRDefault="0073180D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2A6148">
                                  <w:rPr>
                                    <w:caps/>
                                    <w:color w:val="FFFFFF" w:themeColor="background1"/>
                                  </w:rPr>
                                  <w:t>DISD Web development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2A6148">
                                  <w:rPr>
                                    <w:color w:val="FFFFFF" w:themeColor="background1"/>
                                  </w:rPr>
                                  <w:t>ST10503131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5368318A" w14:textId="0A73A993" w:rsidR="0073180D" w:rsidRDefault="0073180D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0A466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Proposal</w:t>
                                </w:r>
                              </w:sdtContent>
                            </w:sdt>
                            <w:r w:rsidR="002A6148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2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4CAC635" w14:textId="56E251DF" w:rsidR="0073180D" w:rsidRDefault="0073180D">
          <w:pPr>
            <w:rPr>
              <w:rFonts w:asciiTheme="majorHAnsi" w:eastAsiaTheme="majorEastAsia" w:hAnsiTheme="majorHAnsi" w:cstheme="majorBidi"/>
              <w:b/>
              <w:color w:val="A02B93" w:themeColor="accent5"/>
              <w:szCs w:val="40"/>
              <w:u w:val="single"/>
            </w:rPr>
          </w:pPr>
          <w:r>
            <w:br w:type="page"/>
          </w:r>
        </w:p>
      </w:sdtContent>
    </w:sdt>
    <w:p w14:paraId="1B877251" w14:textId="77777777" w:rsidR="005222F2" w:rsidRDefault="005222F2" w:rsidP="000E66FA">
      <w:pPr>
        <w:pStyle w:val="Heading1"/>
      </w:pPr>
    </w:p>
    <w:p w14:paraId="4D33D2D3" w14:textId="77777777" w:rsidR="005222F2" w:rsidRDefault="005222F2" w:rsidP="000E66FA">
      <w:pPr>
        <w:pStyle w:val="Heading1"/>
      </w:pPr>
    </w:p>
    <w:p w14:paraId="1FF1230C" w14:textId="77777777" w:rsidR="005222F2" w:rsidRDefault="005222F2" w:rsidP="000E66FA">
      <w:pPr>
        <w:pStyle w:val="Heading1"/>
      </w:pPr>
    </w:p>
    <w:p w14:paraId="4E0C2633" w14:textId="77777777" w:rsidR="005222F2" w:rsidRDefault="005222F2" w:rsidP="000E66FA">
      <w:pPr>
        <w:pStyle w:val="Heading1"/>
      </w:pPr>
    </w:p>
    <w:p w14:paraId="15A1F1BF" w14:textId="77777777" w:rsidR="005222F2" w:rsidRDefault="005222F2" w:rsidP="000E66FA">
      <w:pPr>
        <w:pStyle w:val="Heading1"/>
      </w:pPr>
    </w:p>
    <w:p w14:paraId="74677EDA" w14:textId="77777777" w:rsidR="005222F2" w:rsidRDefault="005222F2" w:rsidP="000E66FA">
      <w:pPr>
        <w:pStyle w:val="Heading1"/>
      </w:pPr>
    </w:p>
    <w:p w14:paraId="109F7BE1" w14:textId="77777777" w:rsidR="005222F2" w:rsidRDefault="005222F2" w:rsidP="000E66FA">
      <w:pPr>
        <w:pStyle w:val="Heading1"/>
      </w:pPr>
    </w:p>
    <w:p w14:paraId="70309243" w14:textId="77777777" w:rsidR="005222F2" w:rsidRDefault="005222F2" w:rsidP="000E66FA">
      <w:pPr>
        <w:pStyle w:val="Heading1"/>
      </w:pPr>
    </w:p>
    <w:p w14:paraId="3956FECE" w14:textId="77777777" w:rsidR="005222F2" w:rsidRDefault="005222F2" w:rsidP="000E66FA">
      <w:pPr>
        <w:pStyle w:val="Heading1"/>
      </w:pPr>
    </w:p>
    <w:p w14:paraId="367FB7CA" w14:textId="77777777" w:rsidR="005222F2" w:rsidRDefault="005222F2" w:rsidP="000E66FA">
      <w:pPr>
        <w:pStyle w:val="Heading1"/>
      </w:pPr>
    </w:p>
    <w:p w14:paraId="7DB2AEC3" w14:textId="77777777" w:rsidR="005222F2" w:rsidRDefault="005222F2" w:rsidP="000E66FA">
      <w:pPr>
        <w:pStyle w:val="Heading1"/>
      </w:pPr>
    </w:p>
    <w:p w14:paraId="2D64D642" w14:textId="77777777" w:rsidR="005222F2" w:rsidRDefault="005222F2" w:rsidP="000E66FA">
      <w:pPr>
        <w:pStyle w:val="Heading1"/>
      </w:pPr>
    </w:p>
    <w:p w14:paraId="0E76A2D7" w14:textId="77777777" w:rsidR="005222F2" w:rsidRDefault="005222F2" w:rsidP="000E66FA">
      <w:pPr>
        <w:pStyle w:val="Heading1"/>
      </w:pPr>
    </w:p>
    <w:p w14:paraId="7469130C" w14:textId="77777777" w:rsidR="005222F2" w:rsidRDefault="005222F2" w:rsidP="000E66FA">
      <w:pPr>
        <w:pStyle w:val="Heading1"/>
      </w:pPr>
    </w:p>
    <w:p w14:paraId="47997556" w14:textId="77777777" w:rsidR="005222F2" w:rsidRDefault="005222F2" w:rsidP="000E66FA">
      <w:pPr>
        <w:pStyle w:val="Heading1"/>
      </w:pPr>
    </w:p>
    <w:p w14:paraId="139A7A33" w14:textId="77777777" w:rsidR="005222F2" w:rsidRDefault="005222F2" w:rsidP="000E66FA">
      <w:pPr>
        <w:pStyle w:val="Heading1"/>
      </w:pPr>
    </w:p>
    <w:p w14:paraId="0F336A19" w14:textId="218133CF" w:rsidR="005222F2" w:rsidRDefault="005222F2" w:rsidP="000E66FA">
      <w:pPr>
        <w:pStyle w:val="Heading1"/>
      </w:pPr>
      <w:r>
        <w:t>Table of contents</w:t>
      </w:r>
    </w:p>
    <w:p w14:paraId="3A382681" w14:textId="19C755CD" w:rsidR="004F68BF" w:rsidRDefault="006934D0" w:rsidP="000E66FA">
      <w:pPr>
        <w:pStyle w:val="Heading1"/>
      </w:pPr>
      <w:r>
        <w:lastRenderedPageBreak/>
        <w:t>Organization overview:</w:t>
      </w:r>
    </w:p>
    <w:p w14:paraId="41E27C17" w14:textId="623E19ED" w:rsidR="006934D0" w:rsidRDefault="00987B63" w:rsidP="006934D0">
      <w:pPr>
        <w:pStyle w:val="ListParagraph"/>
        <w:numPr>
          <w:ilvl w:val="0"/>
          <w:numId w:val="2"/>
        </w:numPr>
      </w:pPr>
      <w:r>
        <w:t>The name of the business is T</w:t>
      </w:r>
      <w:r w:rsidR="00AB5024">
        <w:t>handi</w:t>
      </w:r>
      <w:r>
        <w:t xml:space="preserve">’s </w:t>
      </w:r>
      <w:r w:rsidR="00C30415">
        <w:t>Salon.</w:t>
      </w:r>
    </w:p>
    <w:p w14:paraId="736E0269" w14:textId="241A23B1" w:rsidR="00987B63" w:rsidRDefault="00643849" w:rsidP="006934D0">
      <w:pPr>
        <w:pStyle w:val="ListParagraph"/>
        <w:numPr>
          <w:ilvl w:val="0"/>
          <w:numId w:val="2"/>
        </w:numPr>
      </w:pPr>
      <w:r>
        <w:t xml:space="preserve">The salon started in 2020 </w:t>
      </w:r>
      <w:r w:rsidR="008B671C">
        <w:t>during the covid lockdown when Thandi’s friend nee</w:t>
      </w:r>
      <w:r w:rsidR="00BF7F52">
        <w:t>d</w:t>
      </w:r>
      <w:r w:rsidR="008B671C">
        <w:t xml:space="preserve">ed to get her hair done to attend online </w:t>
      </w:r>
      <w:r w:rsidR="007102AF">
        <w:t xml:space="preserve">work meetings. </w:t>
      </w:r>
      <w:r w:rsidR="00C30415">
        <w:t>Every time</w:t>
      </w:r>
      <w:r w:rsidR="007102AF">
        <w:t xml:space="preserve"> the friend stepped out </w:t>
      </w:r>
      <w:r w:rsidR="000C5D78">
        <w:t xml:space="preserve">many women loved her hairstyle and got Thandi’s number. In 2021 </w:t>
      </w:r>
      <w:r w:rsidR="00723BD1">
        <w:t xml:space="preserve">she opened her salon in </w:t>
      </w:r>
      <w:r w:rsidR="00E527D1">
        <w:t>her garage.</w:t>
      </w:r>
      <w:r w:rsidR="009F2C66">
        <w:t xml:space="preserve"> </w:t>
      </w:r>
      <w:r w:rsidR="00E527D1">
        <w:t xml:space="preserve">Overtime her </w:t>
      </w:r>
      <w:r w:rsidR="009F2C66">
        <w:t xml:space="preserve">work gained her many customers </w:t>
      </w:r>
      <w:r w:rsidR="002E0C70">
        <w:t xml:space="preserve">then she had to move and open a big salon </w:t>
      </w:r>
      <w:r w:rsidR="00E527D1">
        <w:t xml:space="preserve">in Menlyn Mall. </w:t>
      </w:r>
      <w:r w:rsidR="00291665">
        <w:t>In 2023 she opened another branch in East Gate mall Johannesburg.</w:t>
      </w:r>
      <w:r w:rsidR="00C87128">
        <w:t xml:space="preserve"> She has been running both salons successfully to date.</w:t>
      </w:r>
    </w:p>
    <w:p w14:paraId="42567CAD" w14:textId="5607C4F8" w:rsidR="009A1EBE" w:rsidRDefault="0011581F" w:rsidP="006934D0">
      <w:pPr>
        <w:pStyle w:val="ListParagraph"/>
        <w:numPr>
          <w:ilvl w:val="0"/>
          <w:numId w:val="2"/>
        </w:numPr>
      </w:pPr>
      <w:r>
        <w:t>All women from all races are the target audience</w:t>
      </w:r>
    </w:p>
    <w:p w14:paraId="6BE335CB" w14:textId="77777777" w:rsidR="00E1609E" w:rsidRDefault="00EB0A08" w:rsidP="007B5B2C">
      <w:pPr>
        <w:pStyle w:val="ListParagraph"/>
        <w:numPr>
          <w:ilvl w:val="0"/>
          <w:numId w:val="2"/>
        </w:numPr>
      </w:pPr>
      <w:r>
        <w:t xml:space="preserve">Thandi’s salon </w:t>
      </w:r>
      <w:r w:rsidR="00364C35">
        <w:t xml:space="preserve">was started to help women </w:t>
      </w:r>
      <w:r w:rsidR="003339E3">
        <w:t>build a healthy and beautiful relationship with their hair</w:t>
      </w:r>
      <w:r w:rsidR="00963395">
        <w:t xml:space="preserve">. </w:t>
      </w:r>
      <w:r w:rsidR="004C5647">
        <w:t xml:space="preserve">The salon </w:t>
      </w:r>
      <w:r w:rsidR="00437961">
        <w:t>offers</w:t>
      </w:r>
      <w:r w:rsidR="004C5647">
        <w:t xml:space="preserve"> services like braiding,</w:t>
      </w:r>
      <w:r w:rsidR="00F86903">
        <w:t xml:space="preserve"> </w:t>
      </w:r>
      <w:r w:rsidR="004C5647">
        <w:t>installing,</w:t>
      </w:r>
      <w:r w:rsidR="00F86903">
        <w:t xml:space="preserve"> </w:t>
      </w:r>
      <w:r w:rsidR="004C5647">
        <w:t>washing</w:t>
      </w:r>
      <w:r w:rsidR="00F86903">
        <w:t>,</w:t>
      </w:r>
      <w:r w:rsidR="00E9246A">
        <w:t xml:space="preserve"> manicure and pedicure services. </w:t>
      </w:r>
      <w:r w:rsidR="00437961">
        <w:t xml:space="preserve">The salon aims to </w:t>
      </w:r>
      <w:r w:rsidR="00B040E0">
        <w:t>provide</w:t>
      </w:r>
      <w:r w:rsidR="00437961">
        <w:t xml:space="preserve"> professional services</w:t>
      </w:r>
      <w:r w:rsidR="00162562">
        <w:t xml:space="preserve"> and make the customers feel at home.</w:t>
      </w:r>
    </w:p>
    <w:p w14:paraId="540B3A60" w14:textId="1417B0B8" w:rsidR="007B5B2C" w:rsidRDefault="00162562" w:rsidP="007B5B2C">
      <w:pPr>
        <w:pStyle w:val="ListParagraph"/>
        <w:numPr>
          <w:ilvl w:val="0"/>
          <w:numId w:val="2"/>
        </w:numPr>
      </w:pPr>
      <w:r>
        <w:t xml:space="preserve"> </w:t>
      </w:r>
      <w:r w:rsidR="007B5B2C">
        <w:t xml:space="preserve">The business </w:t>
      </w:r>
      <w:r w:rsidR="00E44BDB">
        <w:t xml:space="preserve">will have massage services and offer </w:t>
      </w:r>
      <w:r w:rsidR="00B040E0">
        <w:t>formal dresses for rentals. Th</w:t>
      </w:r>
      <w:r w:rsidR="00890680">
        <w:t xml:space="preserve">andi’s salon would want to be known to be the best salon in the country </w:t>
      </w:r>
      <w:r w:rsidR="003755DF">
        <w:t xml:space="preserve">that bring women together and builds sisterhood. </w:t>
      </w:r>
      <w:r w:rsidR="00FC3245">
        <w:t xml:space="preserve">The business wants to not only make our customers feel and look beautiful but empower other women as well. </w:t>
      </w:r>
      <w:r w:rsidR="00BD61E0">
        <w:t xml:space="preserve">Plans to have </w:t>
      </w:r>
      <w:r w:rsidR="006B62E3">
        <w:t>women’s</w:t>
      </w:r>
      <w:r w:rsidR="00BD61E0">
        <w:t xml:space="preserve"> fun races and book </w:t>
      </w:r>
      <w:r w:rsidR="006B62E3">
        <w:t xml:space="preserve">clubs will be implemented over the next few </w:t>
      </w:r>
      <w:r w:rsidR="00BA12D6">
        <w:t>years. The</w:t>
      </w:r>
      <w:r w:rsidR="00892F61">
        <w:t xml:space="preserve"> salon should not only be recognized as just a beauty parlor but a space where women can </w:t>
      </w:r>
      <w:r w:rsidR="00BA12D6">
        <w:t>connect and reset.</w:t>
      </w:r>
    </w:p>
    <w:p w14:paraId="01E86E0C" w14:textId="77777777" w:rsidR="00EB5E1C" w:rsidRDefault="00EB5E1C" w:rsidP="00EB5E1C">
      <w:pPr>
        <w:pStyle w:val="ListParagraph"/>
      </w:pPr>
    </w:p>
    <w:p w14:paraId="424FB549" w14:textId="5E0369C0" w:rsidR="00EB5E1C" w:rsidRDefault="00DE4DBB" w:rsidP="00DE4DBB">
      <w:pPr>
        <w:pStyle w:val="Heading1"/>
      </w:pPr>
      <w:r>
        <w:t>Website Goals and Objectives:</w:t>
      </w:r>
    </w:p>
    <w:p w14:paraId="20BCF3D4" w14:textId="729D4541" w:rsidR="00C90542" w:rsidRDefault="00521549" w:rsidP="00C90542">
      <w:pPr>
        <w:pStyle w:val="ListParagraph"/>
        <w:numPr>
          <w:ilvl w:val="0"/>
          <w:numId w:val="3"/>
        </w:numPr>
      </w:pPr>
      <w:r>
        <w:t xml:space="preserve">The business wants to get </w:t>
      </w:r>
      <w:r w:rsidR="007A7BF2">
        <w:t xml:space="preserve">nominated for the impact it has on women’s </w:t>
      </w:r>
      <w:r w:rsidR="002B7066">
        <w:t>wellness. To be known as the best quality wig supplier.</w:t>
      </w:r>
      <w:r w:rsidR="00E034F7">
        <w:t xml:space="preserve"> </w:t>
      </w:r>
      <w:r w:rsidR="00A0531B">
        <w:t>To have easy navigation through the business’ website.</w:t>
      </w:r>
      <w:r w:rsidR="00C90542">
        <w:t xml:space="preserve"> The biggest goal is to collaborate with the Metro awards dress up department</w:t>
      </w:r>
      <w:r w:rsidR="00BD4197">
        <w:t>.</w:t>
      </w:r>
    </w:p>
    <w:p w14:paraId="63934028" w14:textId="4DF510B4" w:rsidR="00BD4197" w:rsidRDefault="00E76402" w:rsidP="00C90542">
      <w:pPr>
        <w:pStyle w:val="ListParagraph"/>
        <w:numPr>
          <w:ilvl w:val="0"/>
          <w:numId w:val="3"/>
        </w:numPr>
      </w:pPr>
      <w:r>
        <w:t xml:space="preserve">The business will reach out to celebrities during red carpet events </w:t>
      </w:r>
      <w:r w:rsidR="004F1015">
        <w:t>to do their hair and nails</w:t>
      </w:r>
      <w:r w:rsidR="00454C62">
        <w:t xml:space="preserve">. </w:t>
      </w:r>
      <w:r w:rsidR="00CD0C3D">
        <w:t>A</w:t>
      </w:r>
      <w:r w:rsidR="00311F57">
        <w:t xml:space="preserve"> web developer will be called twice a year to update and ensure the business</w:t>
      </w:r>
      <w:r w:rsidR="00683078">
        <w:t xml:space="preserve"> website is running smoothly.</w:t>
      </w:r>
      <w:r w:rsidR="00B1379A">
        <w:t xml:space="preserve"> </w:t>
      </w:r>
      <w:r w:rsidR="00D867B2">
        <w:t xml:space="preserve">The business social media pages will have </w:t>
      </w:r>
      <w:r w:rsidR="00B7154F">
        <w:t xml:space="preserve">all our services and activities which could reach the </w:t>
      </w:r>
      <w:r w:rsidR="00CD0C3D">
        <w:t>B</w:t>
      </w:r>
      <w:r w:rsidR="00B7154F">
        <w:t xml:space="preserve">asadi </w:t>
      </w:r>
      <w:r w:rsidR="00CD0C3D">
        <w:t>Awards stakeholders.</w:t>
      </w:r>
    </w:p>
    <w:p w14:paraId="4BF6DA07" w14:textId="179776E0" w:rsidR="00CD0C3D" w:rsidRDefault="005B5459" w:rsidP="00C90542">
      <w:pPr>
        <w:pStyle w:val="ListParagraph"/>
        <w:numPr>
          <w:ilvl w:val="0"/>
          <w:numId w:val="3"/>
        </w:numPr>
      </w:pPr>
      <w:r>
        <w:lastRenderedPageBreak/>
        <w:t xml:space="preserve">To see if the business is reaching their goals </w:t>
      </w:r>
      <w:r w:rsidR="007815C7">
        <w:t xml:space="preserve">after </w:t>
      </w:r>
      <w:r w:rsidR="000A30CA">
        <w:t xml:space="preserve">reaching out to multiple celebrities </w:t>
      </w:r>
      <w:r w:rsidR="003B13CC">
        <w:t xml:space="preserve">we will get approached to </w:t>
      </w:r>
      <w:r w:rsidR="00120E80">
        <w:t>working</w:t>
      </w:r>
      <w:r w:rsidR="003B13CC">
        <w:t xml:space="preserve"> with red carpet events as part of their </w:t>
      </w:r>
      <w:r w:rsidR="00120E80">
        <w:t>presenters’</w:t>
      </w:r>
      <w:r w:rsidR="003B13CC">
        <w:t xml:space="preserve"> dress up team.</w:t>
      </w:r>
      <w:r w:rsidR="002D0035">
        <w:t xml:space="preserve"> Regarding the </w:t>
      </w:r>
      <w:r w:rsidR="00120E80">
        <w:t>websites,</w:t>
      </w:r>
      <w:r w:rsidR="002D0035">
        <w:t xml:space="preserve"> the orders</w:t>
      </w:r>
      <w:r w:rsidR="004D677A">
        <w:t xml:space="preserve"> will increase, the business will get more online </w:t>
      </w:r>
      <w:r w:rsidR="00120E80">
        <w:t>bookings,</w:t>
      </w:r>
      <w:r w:rsidR="004D677A">
        <w:t xml:space="preserve"> and </w:t>
      </w:r>
      <w:r w:rsidR="00120E80">
        <w:t>the reviews will keep going up.</w:t>
      </w:r>
    </w:p>
    <w:p w14:paraId="3DD85771" w14:textId="46C1C8AA" w:rsidR="00120E80" w:rsidRDefault="00465998" w:rsidP="00465998">
      <w:pPr>
        <w:pStyle w:val="Heading1"/>
      </w:pPr>
      <w:r>
        <w:t>Current Website Analysis:</w:t>
      </w:r>
    </w:p>
    <w:p w14:paraId="27EE5E64" w14:textId="634D6555" w:rsidR="009953F0" w:rsidRDefault="00AA5123" w:rsidP="000D3A6C">
      <w:pPr>
        <w:pStyle w:val="ListParagraph"/>
        <w:numPr>
          <w:ilvl w:val="0"/>
          <w:numId w:val="4"/>
        </w:numPr>
      </w:pPr>
      <w:r>
        <w:t xml:space="preserve">The contact information is clear and </w:t>
      </w:r>
      <w:r w:rsidR="009953F0">
        <w:t>easily accessible, the WhatsApp icon is available throughout every page</w:t>
      </w:r>
    </w:p>
    <w:p w14:paraId="0CAF421B" w14:textId="1A653BCE" w:rsidR="006F7346" w:rsidRDefault="00394A10" w:rsidP="008A07E4">
      <w:pPr>
        <w:pStyle w:val="ListParagraph"/>
        <w:numPr>
          <w:ilvl w:val="0"/>
          <w:numId w:val="4"/>
        </w:numPr>
      </w:pPr>
      <w:r>
        <w:t xml:space="preserve">The </w:t>
      </w:r>
      <w:r w:rsidR="000C3B13">
        <w:t xml:space="preserve">navigation is set up </w:t>
      </w:r>
      <w:r w:rsidR="00C51EC8">
        <w:t>professionally and</w:t>
      </w:r>
      <w:r w:rsidR="000C3B13">
        <w:t xml:space="preserve"> </w:t>
      </w:r>
      <w:r w:rsidR="00C51EC8">
        <w:t xml:space="preserve">the contents of each page drop down before clicking and opening the page </w:t>
      </w:r>
      <w:r w:rsidR="00C05551">
        <w:t>allowing customers to go to the specific segment of that page instantly.</w:t>
      </w:r>
    </w:p>
    <w:p w14:paraId="7034ED95" w14:textId="18B495E4" w:rsidR="00C05551" w:rsidRDefault="004B36D9" w:rsidP="008A07E4">
      <w:pPr>
        <w:pStyle w:val="ListParagraph"/>
        <w:numPr>
          <w:ilvl w:val="0"/>
          <w:numId w:val="4"/>
        </w:numPr>
      </w:pPr>
      <w:r>
        <w:t xml:space="preserve">The order information is </w:t>
      </w:r>
      <w:r w:rsidR="00F01D42">
        <w:t>available at the end of every page.</w:t>
      </w:r>
    </w:p>
    <w:p w14:paraId="5646FDB1" w14:textId="654378B4" w:rsidR="00F01D42" w:rsidRDefault="00067DB9" w:rsidP="008A07E4">
      <w:pPr>
        <w:pStyle w:val="ListParagraph"/>
        <w:numPr>
          <w:ilvl w:val="0"/>
          <w:numId w:val="4"/>
        </w:numPr>
      </w:pPr>
      <w:r>
        <w:t>The pictures are to</w:t>
      </w:r>
      <w:r w:rsidR="00941560">
        <w:t>o</w:t>
      </w:r>
      <w:r>
        <w:t xml:space="preserve"> </w:t>
      </w:r>
      <w:r w:rsidR="00941560">
        <w:t>big,</w:t>
      </w:r>
      <w:r>
        <w:t xml:space="preserve"> making scrolling take long</w:t>
      </w:r>
      <w:r w:rsidR="00A8337A">
        <w:t xml:space="preserve">, I would </w:t>
      </w:r>
      <w:r w:rsidR="00194CAA">
        <w:t>add the</w:t>
      </w:r>
      <w:r>
        <w:t xml:space="preserve"> back to top </w:t>
      </w:r>
      <w:r w:rsidR="00C76635">
        <w:t>button</w:t>
      </w:r>
      <w:r w:rsidR="00A8337A">
        <w:t xml:space="preserve"> at the end of the page.</w:t>
      </w:r>
    </w:p>
    <w:p w14:paraId="7A7FB869" w14:textId="29CA76F4" w:rsidR="00C76635" w:rsidRDefault="00941560" w:rsidP="008A07E4">
      <w:pPr>
        <w:pStyle w:val="ListParagraph"/>
        <w:numPr>
          <w:ilvl w:val="0"/>
          <w:numId w:val="4"/>
        </w:numPr>
      </w:pPr>
      <w:r>
        <w:t xml:space="preserve">No business working hours </w:t>
      </w:r>
      <w:r w:rsidR="00194CAA">
        <w:t>are stated</w:t>
      </w:r>
      <w:r w:rsidR="001574C4">
        <w:t xml:space="preserve">, I would state </w:t>
      </w:r>
      <w:r w:rsidR="00194CAA">
        <w:t>on</w:t>
      </w:r>
      <w:r w:rsidR="001574C4">
        <w:t xml:space="preserve"> the home page the operating hours.</w:t>
      </w:r>
    </w:p>
    <w:p w14:paraId="3B45D361" w14:textId="37748282" w:rsidR="000D3A6C" w:rsidRDefault="000D3A6C" w:rsidP="008A07E4">
      <w:pPr>
        <w:pStyle w:val="ListParagraph"/>
        <w:numPr>
          <w:ilvl w:val="0"/>
          <w:numId w:val="4"/>
        </w:numPr>
      </w:pPr>
      <w:r>
        <w:t xml:space="preserve">The website has a constant sales pop up which disturbs the navigation of the website, I would create </w:t>
      </w:r>
      <w:r w:rsidR="005572EF">
        <w:t xml:space="preserve">a small block on the side that would showcase the business sales so that the customer and still </w:t>
      </w:r>
      <w:r w:rsidR="00194CAA">
        <w:t>go through the website while getting information on the sales.</w:t>
      </w:r>
    </w:p>
    <w:p w14:paraId="24E0887D" w14:textId="77777777" w:rsidR="00194CAA" w:rsidRDefault="00194CAA" w:rsidP="00194CAA">
      <w:pPr>
        <w:pStyle w:val="ListParagraph"/>
      </w:pPr>
    </w:p>
    <w:p w14:paraId="781306E6" w14:textId="0AE5B606" w:rsidR="00354310" w:rsidRDefault="00354310" w:rsidP="00354310">
      <w:pPr>
        <w:pStyle w:val="Heading1"/>
      </w:pPr>
      <w:r>
        <w:t>Proposed Website Features and Functionality:</w:t>
      </w:r>
    </w:p>
    <w:p w14:paraId="636F7ABC" w14:textId="1A4AD771" w:rsidR="00354310" w:rsidRDefault="001671F5" w:rsidP="006961D2">
      <w:pPr>
        <w:pStyle w:val="ListParagraph"/>
        <w:numPr>
          <w:ilvl w:val="0"/>
          <w:numId w:val="5"/>
        </w:numPr>
      </w:pPr>
      <w:r>
        <w:t xml:space="preserve">The homepage </w:t>
      </w:r>
      <w:r w:rsidR="00EB65FD">
        <w:t xml:space="preserve">will </w:t>
      </w:r>
      <w:r w:rsidR="009A3DE5">
        <w:t xml:space="preserve">have a search bar on the side which will have </w:t>
      </w:r>
      <w:r w:rsidR="00F679F7">
        <w:t>the Menlyn mall option and East Gate mall</w:t>
      </w:r>
      <w:r w:rsidR="005B1142">
        <w:t xml:space="preserve">. The option the customer chooses will only </w:t>
      </w:r>
      <w:r w:rsidR="008514F5">
        <w:t xml:space="preserve">show </w:t>
      </w:r>
      <w:r w:rsidR="00F72446">
        <w:t xml:space="preserve">the specific </w:t>
      </w:r>
      <w:r w:rsidR="00D63F6A">
        <w:t>place’s</w:t>
      </w:r>
      <w:r w:rsidR="00F72446">
        <w:t xml:space="preserve"> staff</w:t>
      </w:r>
      <w:r w:rsidR="008514F5">
        <w:t xml:space="preserve"> and their contact details</w:t>
      </w:r>
      <w:r w:rsidR="00F72446">
        <w:t>.</w:t>
      </w:r>
      <w:r w:rsidR="003D3616">
        <w:t xml:space="preserve"> A log in button to allow the user to be part of the salon’s database and get discounts for being a regular customer.</w:t>
      </w:r>
    </w:p>
    <w:p w14:paraId="5C8038A5" w14:textId="0EAA9D91" w:rsidR="00F72446" w:rsidRDefault="00F72446" w:rsidP="006961D2">
      <w:pPr>
        <w:pStyle w:val="ListParagraph"/>
        <w:numPr>
          <w:ilvl w:val="0"/>
          <w:numId w:val="5"/>
        </w:numPr>
      </w:pPr>
      <w:r>
        <w:t xml:space="preserve">About us will have </w:t>
      </w:r>
      <w:r w:rsidR="00D6364B">
        <w:t xml:space="preserve">a gallery folder on the side for the users to go through the pictures </w:t>
      </w:r>
      <w:r w:rsidR="00C72135">
        <w:t>o</w:t>
      </w:r>
      <w:r w:rsidR="00D6364B">
        <w:t xml:space="preserve">f </w:t>
      </w:r>
      <w:r w:rsidR="007E0518">
        <w:t>the beginning of the salon to where it is now at both Pretoria and Johannesburg.</w:t>
      </w:r>
    </w:p>
    <w:p w14:paraId="1170647B" w14:textId="23AAF0FA" w:rsidR="007E0518" w:rsidRDefault="00FE3DB6" w:rsidP="006961D2">
      <w:pPr>
        <w:pStyle w:val="ListParagraph"/>
        <w:numPr>
          <w:ilvl w:val="0"/>
          <w:numId w:val="5"/>
        </w:numPr>
      </w:pPr>
      <w:r>
        <w:t>Contact us will have hyperlinks to all the salon’s social media pages</w:t>
      </w:r>
      <w:r w:rsidR="00693FFB">
        <w:t>.</w:t>
      </w:r>
    </w:p>
    <w:p w14:paraId="4FF89EEF" w14:textId="2F257325" w:rsidR="00567954" w:rsidRDefault="00FF0945" w:rsidP="006961D2">
      <w:pPr>
        <w:pStyle w:val="ListParagraph"/>
        <w:numPr>
          <w:ilvl w:val="0"/>
          <w:numId w:val="5"/>
        </w:numPr>
      </w:pPr>
      <w:r>
        <w:lastRenderedPageBreak/>
        <w:t xml:space="preserve">Services page will have </w:t>
      </w:r>
      <w:r w:rsidR="00141D89">
        <w:t>all the services offered at the salon along with the prices</w:t>
      </w:r>
      <w:r w:rsidR="00482799">
        <w:t xml:space="preserve"> and pictures</w:t>
      </w:r>
      <w:r w:rsidR="00E86592">
        <w:t>, under each service there will be a booking button that will take the user to the online booking form</w:t>
      </w:r>
      <w:r w:rsidR="00693FFB">
        <w:t>.</w:t>
      </w:r>
    </w:p>
    <w:p w14:paraId="34A5F3C1" w14:textId="15C2ECD8" w:rsidR="00693FFB" w:rsidRDefault="009B517A" w:rsidP="006961D2">
      <w:pPr>
        <w:pStyle w:val="ListParagraph"/>
        <w:numPr>
          <w:ilvl w:val="0"/>
          <w:numId w:val="5"/>
        </w:numPr>
      </w:pPr>
      <w:r>
        <w:t xml:space="preserve">Products page will have videos of all the wigs the business sells </w:t>
      </w:r>
      <w:r w:rsidR="00493892">
        <w:t>with reviews from previous buyers right next to the video</w:t>
      </w:r>
      <w:r w:rsidR="000939F3">
        <w:t xml:space="preserve">s. It will also have a filter search for the user to directly look at the videos of the specific wig </w:t>
      </w:r>
      <w:r w:rsidR="00FC09B2">
        <w:t>type and length.</w:t>
      </w:r>
    </w:p>
    <w:p w14:paraId="3FB093D1" w14:textId="1B96F396" w:rsidR="00FC09B2" w:rsidRDefault="00210639" w:rsidP="006961D2">
      <w:pPr>
        <w:pStyle w:val="ListParagraph"/>
        <w:numPr>
          <w:ilvl w:val="0"/>
          <w:numId w:val="5"/>
        </w:numPr>
      </w:pPr>
      <w:r>
        <w:t>Delivery page will have a form that allows the user to enter their</w:t>
      </w:r>
      <w:r w:rsidR="003B14C3">
        <w:t xml:space="preserve"> address and</w:t>
      </w:r>
      <w:r w:rsidR="00982703">
        <w:t xml:space="preserve"> choose how they would want to pay</w:t>
      </w:r>
      <w:r w:rsidR="003B14C3">
        <w:t xml:space="preserve">. It will also have a live tracker of the courier for the </w:t>
      </w:r>
      <w:r w:rsidR="003D3616">
        <w:t>customers</w:t>
      </w:r>
      <w:r w:rsidR="003B14C3">
        <w:t xml:space="preserve"> to see where and how far their package is.</w:t>
      </w:r>
      <w:r w:rsidR="00FF2332">
        <w:t xml:space="preserve"> A more information button will b</w:t>
      </w:r>
      <w:r w:rsidR="00982703">
        <w:t>e there for the</w:t>
      </w:r>
      <w:r w:rsidR="003C0EAD">
        <w:t xml:space="preserve"> driver </w:t>
      </w:r>
      <w:r w:rsidR="00982703">
        <w:t xml:space="preserve">‘s </w:t>
      </w:r>
      <w:r w:rsidR="003C0EAD">
        <w:t>contact information.</w:t>
      </w:r>
    </w:p>
    <w:p w14:paraId="1DC79497" w14:textId="77777777" w:rsidR="003C0EAD" w:rsidRDefault="003C0EAD" w:rsidP="003C0EAD">
      <w:pPr>
        <w:pStyle w:val="ListParagraph"/>
      </w:pPr>
    </w:p>
    <w:p w14:paraId="5D49D06F" w14:textId="453D2BB7" w:rsidR="003C0EAD" w:rsidRDefault="006A1AD1" w:rsidP="006A1AD1">
      <w:pPr>
        <w:pStyle w:val="Heading1"/>
      </w:pPr>
      <w:r>
        <w:t>Design and User Experience</w:t>
      </w:r>
      <w:r w:rsidR="005222F2">
        <w:t>:</w:t>
      </w:r>
    </w:p>
    <w:p w14:paraId="0CBF19A8" w14:textId="715FB637" w:rsidR="005222F2" w:rsidRDefault="00A033A0" w:rsidP="005222F2">
      <w:pPr>
        <w:pStyle w:val="ListParagraph"/>
        <w:numPr>
          <w:ilvl w:val="0"/>
          <w:numId w:val="6"/>
        </w:numPr>
      </w:pPr>
      <w:r>
        <w:t xml:space="preserve">The main </w:t>
      </w:r>
      <w:r w:rsidR="00645814">
        <w:t>colors</w:t>
      </w:r>
      <w:r w:rsidR="00E770A2">
        <w:t xml:space="preserve"> of the website will be pink and </w:t>
      </w:r>
      <w:r w:rsidR="00645814">
        <w:t>white. All main headings will be at the top i</w:t>
      </w:r>
      <w:r w:rsidR="009C7731">
        <w:t xml:space="preserve">n a white and bold font. </w:t>
      </w:r>
    </w:p>
    <w:p w14:paraId="0C7E3720" w14:textId="4E69FB08" w:rsidR="009C7731" w:rsidRDefault="009C7731" w:rsidP="005222F2">
      <w:pPr>
        <w:pStyle w:val="ListParagraph"/>
        <w:numPr>
          <w:ilvl w:val="0"/>
          <w:numId w:val="6"/>
        </w:numPr>
      </w:pPr>
      <w:r>
        <w:t xml:space="preserve">The main headings will have a large </w:t>
      </w:r>
      <w:r w:rsidR="002573FB">
        <w:t xml:space="preserve">font </w:t>
      </w:r>
      <w:r w:rsidR="0047729A">
        <w:t>size;</w:t>
      </w:r>
      <w:r w:rsidR="002573FB">
        <w:t xml:space="preserve"> the subheadings will be i</w:t>
      </w:r>
      <w:r w:rsidR="00B5787F">
        <w:t xml:space="preserve">n </w:t>
      </w:r>
      <w:r w:rsidR="00DA2CD9">
        <w:t xml:space="preserve">a black font </w:t>
      </w:r>
      <w:r w:rsidR="006776AE">
        <w:t>color</w:t>
      </w:r>
      <w:r w:rsidR="00DA2CD9">
        <w:t xml:space="preserve"> and slightly smaller than the main headings</w:t>
      </w:r>
      <w:r w:rsidR="006776AE">
        <w:t xml:space="preserve"> and the normal text will be smaller than the subheadings.</w:t>
      </w:r>
    </w:p>
    <w:p w14:paraId="17843F84" w14:textId="6CACEF06" w:rsidR="006776AE" w:rsidRDefault="0047729A" w:rsidP="005222F2">
      <w:pPr>
        <w:pStyle w:val="ListParagraph"/>
        <w:numPr>
          <w:ilvl w:val="0"/>
          <w:numId w:val="6"/>
        </w:numPr>
      </w:pPr>
      <w:r>
        <w:t xml:space="preserve">The main background color for the entire website is </w:t>
      </w:r>
      <w:r w:rsidR="00994E81">
        <w:t>pink,</w:t>
      </w:r>
      <w:r w:rsidR="006027C4">
        <w:t xml:space="preserve"> the menu with the different web pages will be in a white block</w:t>
      </w:r>
      <w:r w:rsidR="00555CFE">
        <w:t>. All search and filter bars will be in a darker pink shade compared to the background of the website</w:t>
      </w:r>
      <w:r w:rsidR="00994E81">
        <w:t xml:space="preserve"> and all the buttons will be in a white rectangle.</w:t>
      </w:r>
    </w:p>
    <w:p w14:paraId="50F6D161" w14:textId="62F5A5F0" w:rsidR="00994E81" w:rsidRDefault="003E54B8" w:rsidP="005222F2">
      <w:pPr>
        <w:pStyle w:val="ListParagraph"/>
        <w:numPr>
          <w:ilvl w:val="0"/>
          <w:numId w:val="6"/>
        </w:numPr>
      </w:pPr>
      <w:r>
        <w:t xml:space="preserve">The main headings font will be </w:t>
      </w:r>
      <w:r w:rsidR="00E20FA5">
        <w:t xml:space="preserve">Times New </w:t>
      </w:r>
      <w:r w:rsidR="00C61FC6">
        <w:t>Roman,</w:t>
      </w:r>
      <w:r w:rsidR="00E20FA5">
        <w:t xml:space="preserve"> and all the subheadings and normal text will be in the Aptos font. </w:t>
      </w:r>
    </w:p>
    <w:p w14:paraId="5509C6B3" w14:textId="24E37699" w:rsidR="00C61FC6" w:rsidRDefault="00C61FC6" w:rsidP="005222F2">
      <w:pPr>
        <w:pStyle w:val="ListParagraph"/>
        <w:numPr>
          <w:ilvl w:val="0"/>
          <w:numId w:val="6"/>
        </w:numPr>
      </w:pPr>
      <w:r>
        <w:t xml:space="preserve">All important information like contact details </w:t>
      </w:r>
      <w:r w:rsidR="001F7A27">
        <w:t xml:space="preserve">and address will be in a black bold font. </w:t>
      </w:r>
    </w:p>
    <w:p w14:paraId="1CF8FA0B" w14:textId="2FB3F20D" w:rsidR="001A422B" w:rsidRDefault="001A422B" w:rsidP="005222F2">
      <w:pPr>
        <w:pStyle w:val="ListParagraph"/>
        <w:numPr>
          <w:ilvl w:val="0"/>
          <w:numId w:val="6"/>
        </w:numPr>
      </w:pPr>
      <w:r>
        <w:t>The log in page will have a pink background shade and all the written text will be in white</w:t>
      </w:r>
      <w:r w:rsidR="0067656D">
        <w:t xml:space="preserve">. </w:t>
      </w:r>
    </w:p>
    <w:p w14:paraId="4CF84771" w14:textId="77777777" w:rsidR="00632CB6" w:rsidRDefault="00632CB6" w:rsidP="00632CB6">
      <w:pPr>
        <w:pStyle w:val="ListParagraph"/>
      </w:pPr>
    </w:p>
    <w:p w14:paraId="1364D684" w14:textId="77777777" w:rsidR="00632CB6" w:rsidRDefault="00632CB6" w:rsidP="00632CB6">
      <w:pPr>
        <w:pStyle w:val="ListParagraph"/>
      </w:pPr>
    </w:p>
    <w:p w14:paraId="0E762C6D" w14:textId="53DA6B36" w:rsidR="00B742E8" w:rsidRDefault="001541FE" w:rsidP="001541FE">
      <w:pPr>
        <w:pStyle w:val="Heading1"/>
      </w:pPr>
      <w:r>
        <w:t>Wireframes:</w:t>
      </w:r>
    </w:p>
    <w:p w14:paraId="2DEBC5BB" w14:textId="77777777" w:rsidR="00D951BD" w:rsidRPr="00D951BD" w:rsidRDefault="00D951BD" w:rsidP="00D951BD"/>
    <w:p w14:paraId="344D0F03" w14:textId="4ED27660" w:rsidR="00B742E8" w:rsidRDefault="008E7737" w:rsidP="00632CB6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B141218" wp14:editId="77DFD9B9">
                <wp:simplePos x="0" y="0"/>
                <wp:positionH relativeFrom="column">
                  <wp:posOffset>5854700</wp:posOffset>
                </wp:positionH>
                <wp:positionV relativeFrom="paragraph">
                  <wp:posOffset>-419100</wp:posOffset>
                </wp:positionV>
                <wp:extent cx="844550" cy="558800"/>
                <wp:effectExtent l="0" t="0" r="12700" b="12700"/>
                <wp:wrapNone/>
                <wp:docPr id="206774239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0091BB" w14:textId="18D9E1AA" w:rsidR="008E7737" w:rsidRPr="008E7737" w:rsidRDefault="008E773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Login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41218" id="Text Box 24" o:spid="_x0000_s1030" type="#_x0000_t202" style="position:absolute;margin-left:461pt;margin-top:-33pt;width:66.5pt;height:44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" fillcolor="white [3201]" strokeweight=".5pt">
                <v:textbox>
                  <w:txbxContent>
                    <w:p w14:paraId="100091BB" w14:textId="18D9E1AA" w:rsidR="008E7737" w:rsidRPr="008E7737" w:rsidRDefault="008E773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Login </w:t>
                      </w:r>
                    </w:p>
                  </w:txbxContent>
                </v:textbox>
              </v:shape>
            </w:pict>
          </mc:Fallback>
        </mc:AlternateContent>
      </w:r>
      <w:r w:rsidR="005A1EBB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3E71BE9" wp14:editId="400EA6F9">
                <wp:simplePos x="0" y="0"/>
                <wp:positionH relativeFrom="column">
                  <wp:posOffset>-558800</wp:posOffset>
                </wp:positionH>
                <wp:positionV relativeFrom="paragraph">
                  <wp:posOffset>-82550</wp:posOffset>
                </wp:positionV>
                <wp:extent cx="7302500" cy="9918700"/>
                <wp:effectExtent l="0" t="0" r="12700" b="25400"/>
                <wp:wrapNone/>
                <wp:docPr id="13836062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0" cy="991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ABB66" id="Rectangle 1" o:spid="_x0000_s1026" style="position:absolute;margin-left:-44pt;margin-top:-6.5pt;width:575pt;height:78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" fillcolor="#156082 [3204]" strokecolor="#030e13 [484]" strokeweight="1.5pt"/>
            </w:pict>
          </mc:Fallback>
        </mc:AlternateContent>
      </w:r>
      <w:r w:rsidR="00F678F1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443F3EE" wp14:editId="036116E6">
                <wp:simplePos x="0" y="0"/>
                <wp:positionH relativeFrom="column">
                  <wp:posOffset>-527050</wp:posOffset>
                </wp:positionH>
                <wp:positionV relativeFrom="paragraph">
                  <wp:posOffset>-508000</wp:posOffset>
                </wp:positionV>
                <wp:extent cx="7264400" cy="1123950"/>
                <wp:effectExtent l="0" t="0" r="12700" b="19050"/>
                <wp:wrapNone/>
                <wp:docPr id="15810986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400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98D64" w14:textId="2953C5EE" w:rsidR="00F678F1" w:rsidRDefault="00F678F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  Logo</w:t>
                            </w:r>
                          </w:p>
                          <w:p w14:paraId="4E1E116D" w14:textId="6B08BDA5" w:rsidR="005A1EBB" w:rsidRPr="00F678F1" w:rsidRDefault="000A2EFD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Home                    About us        </w:t>
                            </w:r>
                            <w:r w:rsidR="008C42E9">
                              <w:rPr>
                                <w:lang w:val="en-GB"/>
                              </w:rPr>
                              <w:t xml:space="preserve">         </w:t>
                            </w:r>
                            <w:r>
                              <w:rPr>
                                <w:lang w:val="en-GB"/>
                              </w:rPr>
                              <w:t xml:space="preserve">    Contact us     </w:t>
                            </w:r>
                            <w:r w:rsidR="008C42E9">
                              <w:rPr>
                                <w:lang w:val="en-GB"/>
                              </w:rPr>
                              <w:t xml:space="preserve">                  </w:t>
                            </w:r>
                            <w:r>
                              <w:rPr>
                                <w:lang w:val="en-GB"/>
                              </w:rPr>
                              <w:t xml:space="preserve">Services       </w:t>
                            </w:r>
                            <w:r w:rsidR="008C42E9">
                              <w:rPr>
                                <w:lang w:val="en-GB"/>
                              </w:rPr>
                              <w:t xml:space="preserve">                              </w:t>
                            </w: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="008C42E9">
                              <w:rPr>
                                <w:lang w:val="en-GB"/>
                              </w:rPr>
                              <w:t>Products                       Delivery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3F3EE" id="Text Box 3" o:spid="_x0000_s1031" type="#_x0000_t202" style="position:absolute;margin-left:-41.5pt;margin-top:-40pt;width:572pt;height:88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" fillcolor="white [3201]" strokeweight=".5pt">
                <v:textbox>
                  <w:txbxContent>
                    <w:p w14:paraId="34A98D64" w14:textId="2953C5EE" w:rsidR="00F678F1" w:rsidRDefault="00F678F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  Logo</w:t>
                      </w:r>
                    </w:p>
                    <w:p w14:paraId="4E1E116D" w14:textId="6B08BDA5" w:rsidR="005A1EBB" w:rsidRPr="00F678F1" w:rsidRDefault="000A2EFD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Home                    About us        </w:t>
                      </w:r>
                      <w:r w:rsidR="008C42E9">
                        <w:rPr>
                          <w:lang w:val="en-GB"/>
                        </w:rPr>
                        <w:t xml:space="preserve">         </w:t>
                      </w:r>
                      <w:r>
                        <w:rPr>
                          <w:lang w:val="en-GB"/>
                        </w:rPr>
                        <w:t xml:space="preserve">    Contact us     </w:t>
                      </w:r>
                      <w:r w:rsidR="008C42E9">
                        <w:rPr>
                          <w:lang w:val="en-GB"/>
                        </w:rPr>
                        <w:t xml:space="preserve">                  </w:t>
                      </w:r>
                      <w:r>
                        <w:rPr>
                          <w:lang w:val="en-GB"/>
                        </w:rPr>
                        <w:t xml:space="preserve">Services       </w:t>
                      </w:r>
                      <w:r w:rsidR="008C42E9">
                        <w:rPr>
                          <w:lang w:val="en-GB"/>
                        </w:rPr>
                        <w:t xml:space="preserve">                              </w:t>
                      </w:r>
                      <w:r>
                        <w:rPr>
                          <w:lang w:val="en-GB"/>
                        </w:rPr>
                        <w:t xml:space="preserve"> </w:t>
                      </w:r>
                      <w:r w:rsidR="008C42E9">
                        <w:rPr>
                          <w:lang w:val="en-GB"/>
                        </w:rPr>
                        <w:t>Products                       Delivery</w:t>
                      </w:r>
                    </w:p>
                  </w:txbxContent>
                </v:textbox>
              </v:shape>
            </w:pict>
          </mc:Fallback>
        </mc:AlternateContent>
      </w:r>
      <w:r w:rsidR="00F678F1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EA25C2B" wp14:editId="7DBA5650">
                <wp:simplePos x="0" y="0"/>
                <wp:positionH relativeFrom="column">
                  <wp:posOffset>-457200</wp:posOffset>
                </wp:positionH>
                <wp:positionV relativeFrom="paragraph">
                  <wp:posOffset>-520700</wp:posOffset>
                </wp:positionV>
                <wp:extent cx="7169150" cy="1371600"/>
                <wp:effectExtent l="0" t="0" r="12700" b="19050"/>
                <wp:wrapNone/>
                <wp:docPr id="1648113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150" cy="137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F19F5" id="Rectangle 2" o:spid="_x0000_s1026" style="position:absolute;margin-left:-36pt;margin-top:-41pt;width:564.5pt;height:10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" fillcolor="#156082 [3204]" strokecolor="#030e13 [484]" strokeweight="1.5pt"/>
            </w:pict>
          </mc:Fallback>
        </mc:AlternateContent>
      </w:r>
    </w:p>
    <w:p w14:paraId="0F17512B" w14:textId="3A66D201" w:rsidR="00B742E8" w:rsidRDefault="005A1EBB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CDA0816" wp14:editId="2281BE40">
                <wp:simplePos x="0" y="0"/>
                <wp:positionH relativeFrom="column">
                  <wp:posOffset>-387350</wp:posOffset>
                </wp:positionH>
                <wp:positionV relativeFrom="paragraph">
                  <wp:posOffset>417195</wp:posOffset>
                </wp:positionV>
                <wp:extent cx="6908800" cy="742950"/>
                <wp:effectExtent l="0" t="0" r="25400" b="19050"/>
                <wp:wrapNone/>
                <wp:docPr id="11475265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80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C6696" w14:textId="1A0AAFE2" w:rsidR="005A1EBB" w:rsidRPr="005A1EBB" w:rsidRDefault="005A1EB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                   Welcome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A0816" id="Text Box 6" o:spid="_x0000_s1032" type="#_x0000_t202" style="position:absolute;margin-left:-30.5pt;margin-top:32.85pt;width:544pt;height:58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" fillcolor="white [3201]" strokeweight=".5pt">
                <v:textbox>
                  <w:txbxContent>
                    <w:p w14:paraId="4DEC6696" w14:textId="1A0AAFE2" w:rsidR="005A1EBB" w:rsidRPr="005A1EBB" w:rsidRDefault="005A1EB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                   Welcome message</w:t>
                      </w:r>
                    </w:p>
                  </w:txbxContent>
                </v:textbox>
              </v:shape>
            </w:pict>
          </mc:Fallback>
        </mc:AlternateContent>
      </w:r>
    </w:p>
    <w:p w14:paraId="49D7C126" w14:textId="7AC6DF06" w:rsidR="00B742E8" w:rsidRDefault="00B742E8" w:rsidP="00632CB6">
      <w:pPr>
        <w:pStyle w:val="Heading1"/>
      </w:pPr>
    </w:p>
    <w:p w14:paraId="72C9A63C" w14:textId="285E895E" w:rsidR="00B742E8" w:rsidRDefault="00F678F1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150958" wp14:editId="62E06DFA">
                <wp:simplePos x="0" y="0"/>
                <wp:positionH relativeFrom="column">
                  <wp:posOffset>5340350</wp:posOffset>
                </wp:positionH>
                <wp:positionV relativeFrom="paragraph">
                  <wp:posOffset>185420</wp:posOffset>
                </wp:positionV>
                <wp:extent cx="1390650" cy="508000"/>
                <wp:effectExtent l="0" t="0" r="19050" b="25400"/>
                <wp:wrapNone/>
                <wp:docPr id="182335880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E4671" w14:textId="70D15CFB" w:rsidR="00F678F1" w:rsidRPr="00F678F1" w:rsidRDefault="00F678F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Search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50958" id="Text Box 4" o:spid="_x0000_s1033" type="#_x0000_t202" style="position:absolute;margin-left:420.5pt;margin-top:14.6pt;width:109.5pt;height:40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" fillcolor="white [3201]" strokeweight=".5pt">
                <v:textbox>
                  <w:txbxContent>
                    <w:p w14:paraId="2C7E4671" w14:textId="70D15CFB" w:rsidR="00F678F1" w:rsidRPr="00F678F1" w:rsidRDefault="00F678F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Search location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C861172" w14:textId="5BD497A1" w:rsidR="00B742E8" w:rsidRDefault="00B742E8" w:rsidP="00632CB6">
      <w:pPr>
        <w:pStyle w:val="Heading1"/>
      </w:pPr>
    </w:p>
    <w:p w14:paraId="5E75A987" w14:textId="0522365C" w:rsidR="00B742E8" w:rsidRDefault="00B742E8" w:rsidP="00632CB6">
      <w:pPr>
        <w:pStyle w:val="Heading1"/>
      </w:pPr>
    </w:p>
    <w:p w14:paraId="7E320631" w14:textId="4DC8B24A" w:rsidR="00B742E8" w:rsidRDefault="005A1EBB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F4D8B8" wp14:editId="1B86DCCA">
                <wp:simplePos x="0" y="0"/>
                <wp:positionH relativeFrom="column">
                  <wp:posOffset>-171450</wp:posOffset>
                </wp:positionH>
                <wp:positionV relativeFrom="paragraph">
                  <wp:posOffset>484505</wp:posOffset>
                </wp:positionV>
                <wp:extent cx="3549650" cy="3467100"/>
                <wp:effectExtent l="0" t="0" r="12700" b="19050"/>
                <wp:wrapNone/>
                <wp:docPr id="1477264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50" cy="346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2F42DE" w14:textId="1BFE380E" w:rsidR="00C45E56" w:rsidRPr="00C45E56" w:rsidRDefault="00C45E5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Salon pictures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4D8B8" id="Text Box 5" o:spid="_x0000_s1034" type="#_x0000_t202" style="position:absolute;margin-left:-13.5pt;margin-top:38.15pt;width:279.5pt;height:27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I9POQIAAIQ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" fillcolor="white [3201]" strokeweight=".5pt">
                <v:textbox>
                  <w:txbxContent>
                    <w:p w14:paraId="572F42DE" w14:textId="1BFE380E" w:rsidR="00C45E56" w:rsidRPr="00C45E56" w:rsidRDefault="00C45E5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Salon pictures</w:t>
                      </w:r>
                    </w:p>
                  </w:txbxContent>
                </v:textbox>
              </v:shape>
            </w:pict>
          </mc:Fallback>
        </mc:AlternateContent>
      </w:r>
    </w:p>
    <w:p w14:paraId="752FBAEE" w14:textId="30682D96" w:rsidR="00B742E8" w:rsidRDefault="008C42E9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7A99BBA" wp14:editId="652FC19A">
                <wp:simplePos x="0" y="0"/>
                <wp:positionH relativeFrom="column">
                  <wp:posOffset>3536950</wp:posOffset>
                </wp:positionH>
                <wp:positionV relativeFrom="paragraph">
                  <wp:posOffset>368300</wp:posOffset>
                </wp:positionV>
                <wp:extent cx="2800350" cy="12700"/>
                <wp:effectExtent l="0" t="0" r="19050" b="25400"/>
                <wp:wrapNone/>
                <wp:docPr id="188518341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03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3FFAA" id="Straight Connector 12" o:spid="_x0000_s1026" style="position:absolute;flip:y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5pt,29pt" to="499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3D8B47C" wp14:editId="5794E9D2">
                <wp:simplePos x="0" y="0"/>
                <wp:positionH relativeFrom="column">
                  <wp:posOffset>3524250</wp:posOffset>
                </wp:positionH>
                <wp:positionV relativeFrom="paragraph">
                  <wp:posOffset>107950</wp:posOffset>
                </wp:positionV>
                <wp:extent cx="2686050" cy="6350"/>
                <wp:effectExtent l="0" t="0" r="19050" b="31750"/>
                <wp:wrapNone/>
                <wp:docPr id="22072382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60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0B1F7" id="Straight Connector 8" o:spid="_x0000_s1026" style="position:absolute;flip:y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5pt,8.5pt" to="489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p w14:paraId="39E3B731" w14:textId="435ECE6B" w:rsidR="00B742E8" w:rsidRDefault="008C42E9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721AF32" wp14:editId="0678C102">
                <wp:simplePos x="0" y="0"/>
                <wp:positionH relativeFrom="column">
                  <wp:posOffset>3575050</wp:posOffset>
                </wp:positionH>
                <wp:positionV relativeFrom="paragraph">
                  <wp:posOffset>182245</wp:posOffset>
                </wp:positionV>
                <wp:extent cx="2851150" cy="12700"/>
                <wp:effectExtent l="0" t="0" r="25400" b="25400"/>
                <wp:wrapNone/>
                <wp:docPr id="159876216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1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B40674" id="Straight Connector 10" o:spid="_x0000_s1026" style="position:absolute;flip:y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5pt,14.35pt" to="506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0BD1FF50" w14:textId="753246EA" w:rsidR="00B742E8" w:rsidRDefault="008C42E9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4D76B5C" wp14:editId="72249823">
                <wp:simplePos x="0" y="0"/>
                <wp:positionH relativeFrom="column">
                  <wp:posOffset>3587750</wp:posOffset>
                </wp:positionH>
                <wp:positionV relativeFrom="paragraph">
                  <wp:posOffset>85725</wp:posOffset>
                </wp:positionV>
                <wp:extent cx="2755900" cy="6350"/>
                <wp:effectExtent l="0" t="0" r="25400" b="31750"/>
                <wp:wrapNone/>
                <wp:docPr id="149898606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559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4CC37" id="Straight Connector 11" o:spid="_x0000_s1026" style="position:absolute;flip:y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5pt,6.75pt" to="499.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F75688B" wp14:editId="779CA6B2">
                <wp:simplePos x="0" y="0"/>
                <wp:positionH relativeFrom="column">
                  <wp:posOffset>3568700</wp:posOffset>
                </wp:positionH>
                <wp:positionV relativeFrom="paragraph">
                  <wp:posOffset>422275</wp:posOffset>
                </wp:positionV>
                <wp:extent cx="2717800" cy="69850"/>
                <wp:effectExtent l="0" t="0" r="25400" b="25400"/>
                <wp:wrapNone/>
                <wp:docPr id="90330759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1780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FCE97" id="Straight Connector 9" o:spid="_x0000_s1026" style="position:absolute;flip:y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pt,33.25pt" to="495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p w14:paraId="318B4DB7" w14:textId="77777777" w:rsidR="00B742E8" w:rsidRDefault="00B742E8" w:rsidP="00632CB6">
      <w:pPr>
        <w:pStyle w:val="Heading1"/>
      </w:pPr>
    </w:p>
    <w:p w14:paraId="253174A2" w14:textId="77777777" w:rsidR="00B742E8" w:rsidRDefault="00B742E8" w:rsidP="00632CB6">
      <w:pPr>
        <w:pStyle w:val="Heading1"/>
      </w:pPr>
    </w:p>
    <w:p w14:paraId="3BD9579D" w14:textId="77777777" w:rsidR="00B742E8" w:rsidRDefault="00B742E8" w:rsidP="00632CB6">
      <w:pPr>
        <w:pStyle w:val="Heading1"/>
      </w:pPr>
    </w:p>
    <w:p w14:paraId="378BA8CF" w14:textId="77777777" w:rsidR="00B742E8" w:rsidRDefault="00B742E8" w:rsidP="00632CB6">
      <w:pPr>
        <w:pStyle w:val="Heading1"/>
      </w:pPr>
    </w:p>
    <w:p w14:paraId="0C2C034B" w14:textId="01727AE6" w:rsidR="00B742E8" w:rsidRDefault="008C42E9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FE185B9" wp14:editId="0EC698AB">
                <wp:simplePos x="0" y="0"/>
                <wp:positionH relativeFrom="column">
                  <wp:posOffset>-323850</wp:posOffset>
                </wp:positionH>
                <wp:positionV relativeFrom="paragraph">
                  <wp:posOffset>438150</wp:posOffset>
                </wp:positionV>
                <wp:extent cx="4737100" cy="0"/>
                <wp:effectExtent l="0" t="0" r="0" b="0"/>
                <wp:wrapNone/>
                <wp:docPr id="187304793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37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7F3A6" id="Straight Connector 13" o:spid="_x0000_s1026" style="position:absolute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pt,34.5pt" to="347.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</w:p>
    <w:p w14:paraId="4909A3D9" w14:textId="3A75CB96" w:rsidR="00B742E8" w:rsidRDefault="008C42E9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4101EF2" wp14:editId="669160C3">
                <wp:simplePos x="0" y="0"/>
                <wp:positionH relativeFrom="column">
                  <wp:posOffset>-323850</wp:posOffset>
                </wp:positionH>
                <wp:positionV relativeFrom="paragraph">
                  <wp:posOffset>360680</wp:posOffset>
                </wp:positionV>
                <wp:extent cx="4832350" cy="38100"/>
                <wp:effectExtent l="0" t="0" r="25400" b="19050"/>
                <wp:wrapNone/>
                <wp:docPr id="88642194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32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CCD53" id="Straight Connector 14" o:spid="_x0000_s1026" style="position:absolute;flip:y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5pt,28.4pt" to="35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</w:p>
    <w:p w14:paraId="47221451" w14:textId="58866844" w:rsidR="00B742E8" w:rsidRDefault="008C42E9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375AE4AD" wp14:editId="38292FDF">
                <wp:simplePos x="0" y="0"/>
                <wp:positionH relativeFrom="column">
                  <wp:posOffset>-361950</wp:posOffset>
                </wp:positionH>
                <wp:positionV relativeFrom="paragraph">
                  <wp:posOffset>320675</wp:posOffset>
                </wp:positionV>
                <wp:extent cx="5035550" cy="19050"/>
                <wp:effectExtent l="0" t="0" r="31750" b="19050"/>
                <wp:wrapNone/>
                <wp:docPr id="32730263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55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39EFA1" id="Straight Connector 15" o:spid="_x0000_s1026" style="position:absolute;flip:y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5pt,25.25pt" to="368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9B4D708" wp14:editId="36EC2114">
                <wp:simplePos x="0" y="0"/>
                <wp:positionH relativeFrom="column">
                  <wp:posOffset>-539750</wp:posOffset>
                </wp:positionH>
                <wp:positionV relativeFrom="paragraph">
                  <wp:posOffset>542925</wp:posOffset>
                </wp:positionV>
                <wp:extent cx="7277100" cy="914400"/>
                <wp:effectExtent l="0" t="0" r="19050" b="19050"/>
                <wp:wrapNone/>
                <wp:docPr id="280069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71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E4E11" w14:textId="6A100CAC" w:rsidR="008C42E9" w:rsidRPr="008C42E9" w:rsidRDefault="008C42E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                                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4D708" id="Text Box 7" o:spid="_x0000_s1035" type="#_x0000_t202" style="position:absolute;margin-left:-42.5pt;margin-top:42.75pt;width:573pt;height:1in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" fillcolor="white [3201]" strokeweight=".5pt">
                <v:textbox>
                  <w:txbxContent>
                    <w:p w14:paraId="69BE4E11" w14:textId="6A100CAC" w:rsidR="008C42E9" w:rsidRPr="008C42E9" w:rsidRDefault="008C42E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                                Contact details</w:t>
                      </w:r>
                    </w:p>
                  </w:txbxContent>
                </v:textbox>
              </v:shape>
            </w:pict>
          </mc:Fallback>
        </mc:AlternateContent>
      </w:r>
    </w:p>
    <w:p w14:paraId="14A3BD62" w14:textId="1879534C" w:rsidR="00B742E8" w:rsidRDefault="008C42E9" w:rsidP="00632CB6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17D4A4D" wp14:editId="7400B132">
                <wp:simplePos x="0" y="0"/>
                <wp:positionH relativeFrom="column">
                  <wp:posOffset>-774700</wp:posOffset>
                </wp:positionH>
                <wp:positionV relativeFrom="paragraph">
                  <wp:posOffset>-457200</wp:posOffset>
                </wp:positionV>
                <wp:extent cx="7708900" cy="1047750"/>
                <wp:effectExtent l="0" t="0" r="25400" b="19050"/>
                <wp:wrapNone/>
                <wp:docPr id="148077383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8900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D9BE8C" w14:textId="4EE4C189" w:rsidR="008C42E9" w:rsidRDefault="00904254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                                          About us</w:t>
                            </w:r>
                          </w:p>
                          <w:p w14:paraId="402FDC69" w14:textId="095A99ED" w:rsidR="00904254" w:rsidRDefault="0060216D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Home              </w:t>
                            </w:r>
                            <w:r w:rsidR="006F5934">
                              <w:rPr>
                                <w:lang w:val="en-GB"/>
                              </w:rPr>
                              <w:t xml:space="preserve">     </w:t>
                            </w:r>
                            <w:r>
                              <w:rPr>
                                <w:lang w:val="en-GB"/>
                              </w:rPr>
                              <w:t xml:space="preserve">     About us   </w:t>
                            </w:r>
                            <w:r w:rsidR="006F5934">
                              <w:rPr>
                                <w:lang w:val="en-GB"/>
                              </w:rPr>
                              <w:t xml:space="preserve">          </w:t>
                            </w:r>
                            <w:r>
                              <w:rPr>
                                <w:lang w:val="en-GB"/>
                              </w:rPr>
                              <w:t xml:space="preserve">             Contact us</w:t>
                            </w:r>
                            <w:r w:rsidR="006F5934">
                              <w:rPr>
                                <w:lang w:val="en-GB"/>
                              </w:rPr>
                              <w:t xml:space="preserve">                      Services                       Products                                 Delivery</w:t>
                            </w:r>
                          </w:p>
                          <w:p w14:paraId="121BC4FF" w14:textId="77777777" w:rsidR="008C42E9" w:rsidRPr="008C42E9" w:rsidRDefault="008C42E9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D4A4D" id="Text Box 17" o:spid="_x0000_s1036" type="#_x0000_t202" style="position:absolute;margin-left:-61pt;margin-top:-36pt;width:607pt;height:82.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" fillcolor="white [3201]" strokeweight=".5pt">
                <v:textbox>
                  <w:txbxContent>
                    <w:p w14:paraId="03D9BE8C" w14:textId="4EE4C189" w:rsidR="008C42E9" w:rsidRDefault="00904254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                                          About us</w:t>
                      </w:r>
                    </w:p>
                    <w:p w14:paraId="402FDC69" w14:textId="095A99ED" w:rsidR="00904254" w:rsidRDefault="0060216D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Home              </w:t>
                      </w:r>
                      <w:r w:rsidR="006F5934">
                        <w:rPr>
                          <w:lang w:val="en-GB"/>
                        </w:rPr>
                        <w:t xml:space="preserve">     </w:t>
                      </w:r>
                      <w:r>
                        <w:rPr>
                          <w:lang w:val="en-GB"/>
                        </w:rPr>
                        <w:t xml:space="preserve">     About us   </w:t>
                      </w:r>
                      <w:r w:rsidR="006F5934">
                        <w:rPr>
                          <w:lang w:val="en-GB"/>
                        </w:rPr>
                        <w:t xml:space="preserve">          </w:t>
                      </w:r>
                      <w:r>
                        <w:rPr>
                          <w:lang w:val="en-GB"/>
                        </w:rPr>
                        <w:t xml:space="preserve">             Contact us</w:t>
                      </w:r>
                      <w:r w:rsidR="006F5934">
                        <w:rPr>
                          <w:lang w:val="en-GB"/>
                        </w:rPr>
                        <w:t xml:space="preserve">                      Services                       Products                                 Delivery</w:t>
                      </w:r>
                    </w:p>
                    <w:p w14:paraId="121BC4FF" w14:textId="77777777" w:rsidR="008C42E9" w:rsidRPr="008C42E9" w:rsidRDefault="008C42E9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7B728B5E" wp14:editId="67997755">
                <wp:simplePos x="0" y="0"/>
                <wp:positionH relativeFrom="column">
                  <wp:posOffset>-850900</wp:posOffset>
                </wp:positionH>
                <wp:positionV relativeFrom="paragraph">
                  <wp:posOffset>-679450</wp:posOffset>
                </wp:positionV>
                <wp:extent cx="7727950" cy="9798050"/>
                <wp:effectExtent l="0" t="0" r="25400" b="12700"/>
                <wp:wrapNone/>
                <wp:docPr id="2209190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7950" cy="9798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2D355" id="Rectangle 16" o:spid="_x0000_s1026" style="position:absolute;margin-left:-67pt;margin-top:-53.5pt;width:608.5pt;height:771.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" fillcolor="#156082 [3204]" strokecolor="#030e13 [484]" strokeweight="1.5pt"/>
            </w:pict>
          </mc:Fallback>
        </mc:AlternateContent>
      </w:r>
    </w:p>
    <w:p w14:paraId="1E48FE64" w14:textId="77777777" w:rsidR="00B742E8" w:rsidRDefault="00B742E8" w:rsidP="00632CB6">
      <w:pPr>
        <w:pStyle w:val="Heading1"/>
      </w:pPr>
    </w:p>
    <w:p w14:paraId="3ED2BCF2" w14:textId="77777777" w:rsidR="00B742E8" w:rsidRDefault="00B742E8" w:rsidP="00632CB6">
      <w:pPr>
        <w:pStyle w:val="Heading1"/>
      </w:pPr>
    </w:p>
    <w:p w14:paraId="720CA8BB" w14:textId="6EDD6980" w:rsidR="00B742E8" w:rsidRDefault="008E7737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3F2556DA" wp14:editId="067E95F9">
                <wp:simplePos x="0" y="0"/>
                <wp:positionH relativeFrom="column">
                  <wp:posOffset>1104900</wp:posOffset>
                </wp:positionH>
                <wp:positionV relativeFrom="paragraph">
                  <wp:posOffset>64770</wp:posOffset>
                </wp:positionV>
                <wp:extent cx="4025900" cy="628650"/>
                <wp:effectExtent l="0" t="0" r="12700" b="19050"/>
                <wp:wrapNone/>
                <wp:docPr id="142247586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741086" w14:textId="49D377F9" w:rsidR="008E7737" w:rsidRPr="008E7737" w:rsidRDefault="008E773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Heading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556DA" id="Text Box 23" o:spid="_x0000_s1037" type="#_x0000_t202" style="position:absolute;margin-left:87pt;margin-top:5.1pt;width:317pt;height:49.5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" fillcolor="white [3201]" strokeweight=".5pt">
                <v:textbox>
                  <w:txbxContent>
                    <w:p w14:paraId="21741086" w14:textId="49D377F9" w:rsidR="008E7737" w:rsidRPr="008E7737" w:rsidRDefault="008E773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Heading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3C4BFD20" wp14:editId="40F08809">
                <wp:simplePos x="0" y="0"/>
                <wp:positionH relativeFrom="column">
                  <wp:posOffset>1092200</wp:posOffset>
                </wp:positionH>
                <wp:positionV relativeFrom="paragraph">
                  <wp:posOffset>45720</wp:posOffset>
                </wp:positionV>
                <wp:extent cx="4064000" cy="711200"/>
                <wp:effectExtent l="0" t="0" r="12700" b="12700"/>
                <wp:wrapNone/>
                <wp:docPr id="491980441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5FC3E" id="Rectangle 22" o:spid="_x0000_s1026" style="position:absolute;margin-left:86pt;margin-top:3.6pt;width:320pt;height:56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" fillcolor="#156082 [3204]" strokecolor="#030e13 [484]" strokeweight="1.5pt"/>
            </w:pict>
          </mc:Fallback>
        </mc:AlternateContent>
      </w:r>
    </w:p>
    <w:p w14:paraId="4B6DAB1E" w14:textId="77777777" w:rsidR="00B742E8" w:rsidRDefault="00B742E8" w:rsidP="00632CB6">
      <w:pPr>
        <w:pStyle w:val="Heading1"/>
      </w:pPr>
    </w:p>
    <w:p w14:paraId="4916FCE0" w14:textId="4B51AEA0" w:rsidR="00B742E8" w:rsidRDefault="008E7737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17A5041F" wp14:editId="6EA96C91">
                <wp:simplePos x="0" y="0"/>
                <wp:positionH relativeFrom="column">
                  <wp:posOffset>-285750</wp:posOffset>
                </wp:positionH>
                <wp:positionV relativeFrom="paragraph">
                  <wp:posOffset>213360</wp:posOffset>
                </wp:positionV>
                <wp:extent cx="6921500" cy="44450"/>
                <wp:effectExtent l="0" t="0" r="12700" b="31750"/>
                <wp:wrapNone/>
                <wp:docPr id="130771223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15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F2AC1" id="Straight Connector 21" o:spid="_x0000_s1026" style="position:absolute;flip:x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pt,16.8pt" to="522.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" strokecolor="black [3200]" strokeweight="1.5pt">
                <v:stroke joinstyle="miter"/>
              </v:line>
            </w:pict>
          </mc:Fallback>
        </mc:AlternateContent>
      </w:r>
    </w:p>
    <w:p w14:paraId="3D9E2E25" w14:textId="7FCE3934" w:rsidR="00B742E8" w:rsidRDefault="008E7737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25758869" wp14:editId="4DC63209">
                <wp:simplePos x="0" y="0"/>
                <wp:positionH relativeFrom="column">
                  <wp:posOffset>-336550</wp:posOffset>
                </wp:positionH>
                <wp:positionV relativeFrom="paragraph">
                  <wp:posOffset>186055</wp:posOffset>
                </wp:positionV>
                <wp:extent cx="6978650" cy="6350"/>
                <wp:effectExtent l="0" t="0" r="12700" b="31750"/>
                <wp:wrapNone/>
                <wp:docPr id="226139907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8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F698C" id="Straight Connector 31" o:spid="_x0000_s1026" style="position:absolute;flip:x y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5pt,14.65pt" to="523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F8693F"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C66988E" wp14:editId="2BC1D4DC">
                <wp:simplePos x="0" y="0"/>
                <wp:positionH relativeFrom="column">
                  <wp:posOffset>4883150</wp:posOffset>
                </wp:positionH>
                <wp:positionV relativeFrom="paragraph">
                  <wp:posOffset>452755</wp:posOffset>
                </wp:positionV>
                <wp:extent cx="1911350" cy="590550"/>
                <wp:effectExtent l="0" t="0" r="12700" b="19050"/>
                <wp:wrapNone/>
                <wp:docPr id="11973188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2260A4" w14:textId="3D1CFEC3" w:rsidR="00F8693F" w:rsidRPr="00F8693F" w:rsidRDefault="00F8693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Gallery folder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6988E" id="Text Box 18" o:spid="_x0000_s1038" type="#_x0000_t202" style="position:absolute;margin-left:384.5pt;margin-top:35.65pt;width:150.5pt;height:46.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" fillcolor="white [3201]" strokeweight=".5pt">
                <v:textbox>
                  <w:txbxContent>
                    <w:p w14:paraId="5C2260A4" w14:textId="3D1CFEC3" w:rsidR="00F8693F" w:rsidRPr="00F8693F" w:rsidRDefault="00F8693F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Gallery folder </w:t>
                      </w:r>
                    </w:p>
                  </w:txbxContent>
                </v:textbox>
              </v:shape>
            </w:pict>
          </mc:Fallback>
        </mc:AlternateContent>
      </w:r>
    </w:p>
    <w:p w14:paraId="26489234" w14:textId="1D889B59" w:rsidR="00B742E8" w:rsidRDefault="008E7737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1CBC786E" wp14:editId="6CF3CD07">
                <wp:simplePos x="0" y="0"/>
                <wp:positionH relativeFrom="column">
                  <wp:posOffset>-393700</wp:posOffset>
                </wp:positionH>
                <wp:positionV relativeFrom="paragraph">
                  <wp:posOffset>336550</wp:posOffset>
                </wp:positionV>
                <wp:extent cx="5105400" cy="19050"/>
                <wp:effectExtent l="0" t="0" r="19050" b="19050"/>
                <wp:wrapNone/>
                <wp:docPr id="2144882385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38AA9" id="Straight Connector 30" o:spid="_x0000_s1026" style="position:absolute;flip:x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pt,26.5pt" to="371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p w14:paraId="665D030F" w14:textId="77777777" w:rsidR="008C42E9" w:rsidRDefault="008C42E9" w:rsidP="008C42E9"/>
    <w:p w14:paraId="79849F21" w14:textId="05A81E5E" w:rsidR="008C42E9" w:rsidRDefault="008E7737" w:rsidP="008C42E9"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1DA1BCF7" wp14:editId="02849E6A">
                <wp:simplePos x="0" y="0"/>
                <wp:positionH relativeFrom="column">
                  <wp:posOffset>-673100</wp:posOffset>
                </wp:positionH>
                <wp:positionV relativeFrom="paragraph">
                  <wp:posOffset>314325</wp:posOffset>
                </wp:positionV>
                <wp:extent cx="7302500" cy="25400"/>
                <wp:effectExtent l="0" t="0" r="12700" b="31750"/>
                <wp:wrapNone/>
                <wp:docPr id="934621524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02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612337" id="Straight Connector 32" o:spid="_x0000_s1026" style="position:absolute;flip:x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pt,24.75pt" to="522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p w14:paraId="0FB81727" w14:textId="50592C65" w:rsidR="008C42E9" w:rsidRDefault="008E7737" w:rsidP="008C42E9"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0808F7C9" wp14:editId="31EE9E6F">
                <wp:simplePos x="0" y="0"/>
                <wp:positionH relativeFrom="column">
                  <wp:posOffset>-768350</wp:posOffset>
                </wp:positionH>
                <wp:positionV relativeFrom="paragraph">
                  <wp:posOffset>521970</wp:posOffset>
                </wp:positionV>
                <wp:extent cx="7480300" cy="12700"/>
                <wp:effectExtent l="0" t="0" r="25400" b="25400"/>
                <wp:wrapNone/>
                <wp:docPr id="72893174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803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1642C" id="Straight Connector 26" o:spid="_x0000_s1026" style="position:absolute;flip:x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5pt,41.1pt" to="528.5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1B5F55BC" w14:textId="0D6BEBDE" w:rsidR="008C42E9" w:rsidRDefault="008E7737" w:rsidP="008C42E9"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00445A46" wp14:editId="1A034E37">
                <wp:simplePos x="0" y="0"/>
                <wp:positionH relativeFrom="column">
                  <wp:posOffset>-723900</wp:posOffset>
                </wp:positionH>
                <wp:positionV relativeFrom="paragraph">
                  <wp:posOffset>577215</wp:posOffset>
                </wp:positionV>
                <wp:extent cx="7518400" cy="19050"/>
                <wp:effectExtent l="0" t="0" r="25400" b="19050"/>
                <wp:wrapNone/>
                <wp:docPr id="602213288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18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A77B5A" id="Straight Connector 29" o:spid="_x0000_s1026" style="position:absolute;flip:x y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45.45pt" to="535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" strokecolor="black [3200]" strokeweight="1.5pt">
                <v:stroke joinstyle="miter"/>
              </v:line>
            </w:pict>
          </mc:Fallback>
        </mc:AlternateContent>
      </w:r>
    </w:p>
    <w:p w14:paraId="591F0AE8" w14:textId="7BF04A1C" w:rsidR="008C42E9" w:rsidRDefault="008E7737" w:rsidP="008C42E9"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4C581340" wp14:editId="6AA18152">
                <wp:simplePos x="0" y="0"/>
                <wp:positionH relativeFrom="column">
                  <wp:posOffset>-800100</wp:posOffset>
                </wp:positionH>
                <wp:positionV relativeFrom="paragraph">
                  <wp:posOffset>549910</wp:posOffset>
                </wp:positionV>
                <wp:extent cx="7613650" cy="6350"/>
                <wp:effectExtent l="0" t="0" r="25400" b="31750"/>
                <wp:wrapNone/>
                <wp:docPr id="487583676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13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79E7E" id="Straight Connector 27" o:spid="_x0000_s1026" style="position:absolute;flip:x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pt,43.3pt" to="536.5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47E6760A" w14:textId="372CDC2D" w:rsidR="008C42E9" w:rsidRDefault="008C42E9" w:rsidP="008C42E9"/>
    <w:p w14:paraId="46018D96" w14:textId="4F07701B" w:rsidR="008C42E9" w:rsidRPr="008C42E9" w:rsidRDefault="008E7737" w:rsidP="008C42E9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67C3C8" wp14:editId="434EE712">
                <wp:simplePos x="0" y="0"/>
                <wp:positionH relativeFrom="column">
                  <wp:posOffset>-749300</wp:posOffset>
                </wp:positionH>
                <wp:positionV relativeFrom="paragraph">
                  <wp:posOffset>114300</wp:posOffset>
                </wp:positionV>
                <wp:extent cx="7575550" cy="6350"/>
                <wp:effectExtent l="0" t="0" r="25400" b="31750"/>
                <wp:wrapNone/>
                <wp:docPr id="1548882915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755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43FB35" id="Straight Connector 28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pt,9pt" to="537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19C42AA7" wp14:editId="6C0A198E">
                <wp:simplePos x="0" y="0"/>
                <wp:positionH relativeFrom="column">
                  <wp:posOffset>-723900</wp:posOffset>
                </wp:positionH>
                <wp:positionV relativeFrom="paragraph">
                  <wp:posOffset>647700</wp:posOffset>
                </wp:positionV>
                <wp:extent cx="7550150" cy="6350"/>
                <wp:effectExtent l="0" t="0" r="12700" b="31750"/>
                <wp:wrapNone/>
                <wp:docPr id="131150249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01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3905E0" id="Straight Connector 25" o:spid="_x0000_s1026" style="position:absolute;flip:x y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51pt" to="537.5pt,5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6897606" wp14:editId="669DAC0B">
                <wp:simplePos x="0" y="0"/>
                <wp:positionH relativeFrom="column">
                  <wp:posOffset>4216400</wp:posOffset>
                </wp:positionH>
                <wp:positionV relativeFrom="paragraph">
                  <wp:posOffset>1022350</wp:posOffset>
                </wp:positionV>
                <wp:extent cx="971550" cy="577850"/>
                <wp:effectExtent l="0" t="0" r="19050" b="12700"/>
                <wp:wrapNone/>
                <wp:docPr id="98099524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9581C4" w14:textId="4E4FF2DA" w:rsidR="008E7737" w:rsidRPr="008E7737" w:rsidRDefault="008E773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Back to 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97606" id="Text Box 20" o:spid="_x0000_s1039" type="#_x0000_t202" style="position:absolute;margin-left:332pt;margin-top:80.5pt;width:76.5pt;height:45.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" fillcolor="white [3201]" strokeweight=".5pt">
                <v:textbox>
                  <w:txbxContent>
                    <w:p w14:paraId="449581C4" w14:textId="4E4FF2DA" w:rsidR="008E7737" w:rsidRPr="008E7737" w:rsidRDefault="008E773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Back to top</w:t>
                      </w:r>
                    </w:p>
                  </w:txbxContent>
                </v:textbox>
              </v:shape>
            </w:pict>
          </mc:Fallback>
        </mc:AlternateContent>
      </w:r>
      <w:r w:rsidR="003C23D9"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1BBEEBC" wp14:editId="2AF26057">
                <wp:simplePos x="0" y="0"/>
                <wp:positionH relativeFrom="column">
                  <wp:posOffset>-774700</wp:posOffset>
                </wp:positionH>
                <wp:positionV relativeFrom="paragraph">
                  <wp:posOffset>1530350</wp:posOffset>
                </wp:positionV>
                <wp:extent cx="7550150" cy="920750"/>
                <wp:effectExtent l="0" t="0" r="12700" b="12700"/>
                <wp:wrapNone/>
                <wp:docPr id="145635940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150" cy="92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93063" w14:textId="486D41DE" w:rsidR="003C23D9" w:rsidRPr="003C23D9" w:rsidRDefault="003C23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</w:t>
                            </w:r>
                            <w:r w:rsidR="008E7737">
                              <w:rPr>
                                <w:lang w:val="en-GB"/>
                              </w:rPr>
                              <w:t xml:space="preserve">                                                                           </w:t>
                            </w:r>
                            <w:r>
                              <w:rPr>
                                <w:lang w:val="en-GB"/>
                              </w:rPr>
                              <w:t xml:space="preserve"> Contact </w:t>
                            </w:r>
                            <w:r w:rsidR="008E7737">
                              <w:rPr>
                                <w:lang w:val="en-GB"/>
                              </w:rPr>
                              <w:t xml:space="preserve">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BEEBC" id="Text Box 19" o:spid="_x0000_s1040" type="#_x0000_t202" style="position:absolute;margin-left:-61pt;margin-top:120.5pt;width:594.5pt;height:72.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" fillcolor="white [3201]" strokeweight=".5pt">
                <v:textbox>
                  <w:txbxContent>
                    <w:p w14:paraId="62193063" w14:textId="486D41DE" w:rsidR="003C23D9" w:rsidRPr="003C23D9" w:rsidRDefault="003C23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</w:t>
                      </w:r>
                      <w:r w:rsidR="008E7737">
                        <w:rPr>
                          <w:lang w:val="en-GB"/>
                        </w:rPr>
                        <w:t xml:space="preserve">                                                                           </w:t>
                      </w:r>
                      <w:r>
                        <w:rPr>
                          <w:lang w:val="en-GB"/>
                        </w:rPr>
                        <w:t xml:space="preserve"> Contact </w:t>
                      </w:r>
                      <w:r w:rsidR="008E7737">
                        <w:rPr>
                          <w:lang w:val="en-GB"/>
                        </w:rPr>
                        <w:t xml:space="preserve">details </w:t>
                      </w:r>
                    </w:p>
                  </w:txbxContent>
                </v:textbox>
              </v:shape>
            </w:pict>
          </mc:Fallback>
        </mc:AlternateContent>
      </w:r>
    </w:p>
    <w:p w14:paraId="0DAC0853" w14:textId="77777777" w:rsidR="00B742E8" w:rsidRDefault="00B742E8" w:rsidP="00632CB6">
      <w:pPr>
        <w:pStyle w:val="Heading1"/>
      </w:pPr>
    </w:p>
    <w:p w14:paraId="778163D4" w14:textId="77777777" w:rsidR="008E7737" w:rsidRPr="008E7737" w:rsidRDefault="008E7737" w:rsidP="008E7737"/>
    <w:p w14:paraId="58CB7080" w14:textId="1A69FCA6" w:rsidR="008E7737" w:rsidRDefault="007049D1" w:rsidP="00632CB6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6F0E34C2" wp14:editId="67D92917">
                <wp:simplePos x="0" y="0"/>
                <wp:positionH relativeFrom="column">
                  <wp:posOffset>-844550</wp:posOffset>
                </wp:positionH>
                <wp:positionV relativeFrom="paragraph">
                  <wp:posOffset>-584200</wp:posOffset>
                </wp:positionV>
                <wp:extent cx="7480300" cy="1066800"/>
                <wp:effectExtent l="0" t="0" r="25400" b="19050"/>
                <wp:wrapNone/>
                <wp:docPr id="735991821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03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9D9306" w14:textId="03BF50E9" w:rsidR="007049D1" w:rsidRDefault="0015287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                      Contact us</w:t>
                            </w:r>
                          </w:p>
                          <w:p w14:paraId="161ABEC1" w14:textId="6053E536" w:rsidR="00152878" w:rsidRPr="00152878" w:rsidRDefault="0015287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Home                                  About us          </w:t>
                            </w:r>
                            <w:r w:rsidR="00A56AC1">
                              <w:rPr>
                                <w:lang w:val="en-GB"/>
                              </w:rPr>
                              <w:t xml:space="preserve">       </w:t>
                            </w:r>
                            <w:r>
                              <w:rPr>
                                <w:lang w:val="en-GB"/>
                              </w:rPr>
                              <w:t xml:space="preserve">  Contact us   </w:t>
                            </w:r>
                            <w:r w:rsidR="00A56AC1">
                              <w:rPr>
                                <w:lang w:val="en-GB"/>
                              </w:rPr>
                              <w:t xml:space="preserve">                    </w:t>
                            </w: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="00A56AC1">
                              <w:rPr>
                                <w:lang w:val="en-GB"/>
                              </w:rPr>
                              <w:t>Services                             Products                                  Delivery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E34C2" id="Text Box 35" o:spid="_x0000_s1041" type="#_x0000_t202" style="position:absolute;margin-left:-66.5pt;margin-top:-46pt;width:589pt;height:84pt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" fillcolor="white [3201]" strokeweight=".5pt">
                <v:textbox>
                  <w:txbxContent>
                    <w:p w14:paraId="379D9306" w14:textId="03BF50E9" w:rsidR="007049D1" w:rsidRDefault="0015287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                      Contact us</w:t>
                      </w:r>
                    </w:p>
                    <w:p w14:paraId="161ABEC1" w14:textId="6053E536" w:rsidR="00152878" w:rsidRPr="00152878" w:rsidRDefault="0015287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Home                                  About us          </w:t>
                      </w:r>
                      <w:r w:rsidR="00A56AC1">
                        <w:rPr>
                          <w:lang w:val="en-GB"/>
                        </w:rPr>
                        <w:t xml:space="preserve">       </w:t>
                      </w:r>
                      <w:r>
                        <w:rPr>
                          <w:lang w:val="en-GB"/>
                        </w:rPr>
                        <w:t xml:space="preserve">  Contact us   </w:t>
                      </w:r>
                      <w:r w:rsidR="00A56AC1">
                        <w:rPr>
                          <w:lang w:val="en-GB"/>
                        </w:rPr>
                        <w:t xml:space="preserve">                    </w:t>
                      </w:r>
                      <w:r>
                        <w:rPr>
                          <w:lang w:val="en-GB"/>
                        </w:rPr>
                        <w:t xml:space="preserve"> </w:t>
                      </w:r>
                      <w:r w:rsidR="00A56AC1">
                        <w:rPr>
                          <w:lang w:val="en-GB"/>
                        </w:rPr>
                        <w:t>Services                             Products                                  Delivery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7838B736" wp14:editId="03734290">
                <wp:simplePos x="0" y="0"/>
                <wp:positionH relativeFrom="column">
                  <wp:posOffset>-806450</wp:posOffset>
                </wp:positionH>
                <wp:positionV relativeFrom="paragraph">
                  <wp:posOffset>-590550</wp:posOffset>
                </wp:positionV>
                <wp:extent cx="7486650" cy="1104900"/>
                <wp:effectExtent l="0" t="0" r="19050" b="19050"/>
                <wp:wrapNone/>
                <wp:docPr id="775448358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665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618E91" id="Rectangle 34" o:spid="_x0000_s1026" style="position:absolute;margin-left:-63.5pt;margin-top:-46.5pt;width:589.5pt;height:87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" fillcolor="#156082 [3204]" strokecolor="#030e13 [484]" strokeweight="1.5pt"/>
            </w:pict>
          </mc:Fallback>
        </mc:AlternateContent>
      </w:r>
      <w:r w:rsidR="008E7737"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7EB190F0" wp14:editId="5AA7D78D">
                <wp:simplePos x="0" y="0"/>
                <wp:positionH relativeFrom="column">
                  <wp:posOffset>-869950</wp:posOffset>
                </wp:positionH>
                <wp:positionV relativeFrom="paragraph">
                  <wp:posOffset>-717550</wp:posOffset>
                </wp:positionV>
                <wp:extent cx="7683500" cy="9804400"/>
                <wp:effectExtent l="0" t="0" r="12700" b="25400"/>
                <wp:wrapNone/>
                <wp:docPr id="1420048468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0" cy="980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848EB" id="Rectangle 33" o:spid="_x0000_s1026" style="position:absolute;margin-left:-68.5pt;margin-top:-56.5pt;width:605pt;height:772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" fillcolor="#156082 [3204]" strokecolor="#030e13 [484]" strokeweight="1.5pt"/>
            </w:pict>
          </mc:Fallback>
        </mc:AlternateContent>
      </w:r>
    </w:p>
    <w:p w14:paraId="3390AE29" w14:textId="77777777" w:rsidR="008E7737" w:rsidRDefault="008E7737" w:rsidP="00632CB6">
      <w:pPr>
        <w:pStyle w:val="Heading1"/>
      </w:pPr>
    </w:p>
    <w:p w14:paraId="62BAB77E" w14:textId="25D3059D" w:rsidR="008E7737" w:rsidRDefault="005A7A55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2B8B31CD" wp14:editId="471CEF6F">
                <wp:simplePos x="0" y="0"/>
                <wp:positionH relativeFrom="column">
                  <wp:posOffset>-12700</wp:posOffset>
                </wp:positionH>
                <wp:positionV relativeFrom="paragraph">
                  <wp:posOffset>154940</wp:posOffset>
                </wp:positionV>
                <wp:extent cx="5778500" cy="596900"/>
                <wp:effectExtent l="0" t="0" r="12700" b="12700"/>
                <wp:wrapNone/>
                <wp:docPr id="138979806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0" cy="59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2FE4C7" w14:textId="33705E0C" w:rsidR="005A7A55" w:rsidRPr="005A7A55" w:rsidRDefault="005A7A5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          Heading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B31CD" id="Text Box 36" o:spid="_x0000_s1042" type="#_x0000_t202" style="position:absolute;margin-left:-1pt;margin-top:12.2pt;width:455pt;height:47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" fillcolor="white [3201]" strokeweight=".5pt">
                <v:textbox>
                  <w:txbxContent>
                    <w:p w14:paraId="072FE4C7" w14:textId="33705E0C" w:rsidR="005A7A55" w:rsidRPr="005A7A55" w:rsidRDefault="005A7A5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          Heading </w:t>
                      </w:r>
                    </w:p>
                  </w:txbxContent>
                </v:textbox>
              </v:shape>
            </w:pict>
          </mc:Fallback>
        </mc:AlternateContent>
      </w:r>
    </w:p>
    <w:p w14:paraId="13C883B3" w14:textId="77777777" w:rsidR="008E7737" w:rsidRDefault="008E7737" w:rsidP="00632CB6">
      <w:pPr>
        <w:pStyle w:val="Heading1"/>
      </w:pPr>
    </w:p>
    <w:p w14:paraId="25A8027A" w14:textId="77777777" w:rsidR="008E7737" w:rsidRDefault="008E7737" w:rsidP="00632CB6">
      <w:pPr>
        <w:pStyle w:val="Heading1"/>
      </w:pPr>
    </w:p>
    <w:p w14:paraId="27DE3B9A" w14:textId="480D9CA0" w:rsidR="008E7737" w:rsidRDefault="005A7A55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4D3E8C40" wp14:editId="669853D0">
                <wp:simplePos x="0" y="0"/>
                <wp:positionH relativeFrom="column">
                  <wp:posOffset>19050</wp:posOffset>
                </wp:positionH>
                <wp:positionV relativeFrom="paragraph">
                  <wp:posOffset>283210</wp:posOffset>
                </wp:positionV>
                <wp:extent cx="5645150" cy="69850"/>
                <wp:effectExtent l="0" t="0" r="12700" b="25400"/>
                <wp:wrapNone/>
                <wp:docPr id="1946379993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4515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B6FF5" id="Straight Connector 38" o:spid="_x0000_s1026" style="position:absolute;flip:x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22.3pt" to="446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</w:p>
    <w:p w14:paraId="2CC566FC" w14:textId="77777777" w:rsidR="008E7737" w:rsidRDefault="008E7737" w:rsidP="00632CB6">
      <w:pPr>
        <w:pStyle w:val="Heading1"/>
      </w:pPr>
    </w:p>
    <w:p w14:paraId="7801A138" w14:textId="77EE4E9A" w:rsidR="008E7737" w:rsidRDefault="008E7737" w:rsidP="00632CB6">
      <w:pPr>
        <w:pStyle w:val="Heading1"/>
      </w:pPr>
    </w:p>
    <w:p w14:paraId="28E100AF" w14:textId="0C4A5EC3" w:rsidR="008E7737" w:rsidRDefault="005A7A55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8CE4C3" wp14:editId="05A02299">
                <wp:simplePos x="0" y="0"/>
                <wp:positionH relativeFrom="column">
                  <wp:posOffset>127000</wp:posOffset>
                </wp:positionH>
                <wp:positionV relativeFrom="paragraph">
                  <wp:posOffset>42545</wp:posOffset>
                </wp:positionV>
                <wp:extent cx="5880100" cy="44450"/>
                <wp:effectExtent l="0" t="0" r="25400" b="31750"/>
                <wp:wrapNone/>
                <wp:docPr id="1312804202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801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44BE3" id="Straight Connector 4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3.35pt" to="473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" strokecolor="black [3200]" strokeweight="1.5pt">
                <v:stroke joinstyle="miter"/>
              </v:line>
            </w:pict>
          </mc:Fallback>
        </mc:AlternateContent>
      </w:r>
    </w:p>
    <w:p w14:paraId="764BCEE8" w14:textId="77777777" w:rsidR="008E7737" w:rsidRDefault="008E7737" w:rsidP="00632CB6">
      <w:pPr>
        <w:pStyle w:val="Heading1"/>
      </w:pPr>
    </w:p>
    <w:p w14:paraId="1CED1BA4" w14:textId="00705E26" w:rsidR="008E7737" w:rsidRDefault="005A7A55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71D885E2" wp14:editId="3DCFD8EE">
                <wp:simplePos x="0" y="0"/>
                <wp:positionH relativeFrom="margin">
                  <wp:align>left</wp:align>
                </wp:positionH>
                <wp:positionV relativeFrom="paragraph">
                  <wp:posOffset>280670</wp:posOffset>
                </wp:positionV>
                <wp:extent cx="6057900" cy="114300"/>
                <wp:effectExtent l="0" t="0" r="19050" b="19050"/>
                <wp:wrapNone/>
                <wp:docPr id="103880357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5790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B03F01" id="Straight Connector 39" o:spid="_x0000_s1026" style="position:absolute;flip:x;z-index:25165827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1pt" to="477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B4DA573" w14:textId="74D7C969" w:rsidR="008E7737" w:rsidRDefault="005A7A55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1556B1D7" wp14:editId="062043DC">
                <wp:simplePos x="0" y="0"/>
                <wp:positionH relativeFrom="column">
                  <wp:posOffset>-298450</wp:posOffset>
                </wp:positionH>
                <wp:positionV relativeFrom="paragraph">
                  <wp:posOffset>481965</wp:posOffset>
                </wp:positionV>
                <wp:extent cx="3200400" cy="3200400"/>
                <wp:effectExtent l="0" t="0" r="19050" b="19050"/>
                <wp:wrapNone/>
                <wp:docPr id="193260209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92B05D" w14:textId="0CD6E360" w:rsidR="005A7A55" w:rsidRPr="005A7A55" w:rsidRDefault="005A7A5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6B1D7" id="Text Box 41" o:spid="_x0000_s1043" type="#_x0000_t202" style="position:absolute;margin-left:-23.5pt;margin-top:37.95pt;width:252pt;height:252pt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" fillcolor="white [3201]" strokeweight=".5pt">
                <v:textbox>
                  <w:txbxContent>
                    <w:p w14:paraId="6592B05D" w14:textId="0CD6E360" w:rsidR="005A7A55" w:rsidRPr="005A7A55" w:rsidRDefault="005A7A5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Picture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1DC62162" w14:textId="77777777" w:rsidR="008E7737" w:rsidRDefault="008E7737" w:rsidP="00632CB6">
      <w:pPr>
        <w:pStyle w:val="Heading1"/>
      </w:pPr>
    </w:p>
    <w:p w14:paraId="4A42D534" w14:textId="77777777" w:rsidR="008E7737" w:rsidRDefault="008E7737" w:rsidP="00632CB6">
      <w:pPr>
        <w:pStyle w:val="Heading1"/>
      </w:pPr>
    </w:p>
    <w:p w14:paraId="15CB654D" w14:textId="77777777" w:rsidR="008E7737" w:rsidRDefault="008E7737" w:rsidP="00632CB6">
      <w:pPr>
        <w:pStyle w:val="Heading1"/>
      </w:pPr>
    </w:p>
    <w:p w14:paraId="310C031C" w14:textId="77777777" w:rsidR="008E7737" w:rsidRDefault="008E7737" w:rsidP="00632CB6">
      <w:pPr>
        <w:pStyle w:val="Heading1"/>
      </w:pPr>
    </w:p>
    <w:p w14:paraId="1569DEBD" w14:textId="12F44B4E" w:rsidR="008E7737" w:rsidRDefault="005A7A55" w:rsidP="00632CB6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40F9BCD0" wp14:editId="4AE553AA">
                <wp:simplePos x="0" y="0"/>
                <wp:positionH relativeFrom="column">
                  <wp:posOffset>3994150</wp:posOffset>
                </wp:positionH>
                <wp:positionV relativeFrom="paragraph">
                  <wp:posOffset>549275</wp:posOffset>
                </wp:positionV>
                <wp:extent cx="1308100" cy="571500"/>
                <wp:effectExtent l="0" t="0" r="25400" b="19050"/>
                <wp:wrapNone/>
                <wp:docPr id="1625921368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0A007" w14:textId="5B8E58DC" w:rsidR="005A7A55" w:rsidRPr="005A7A55" w:rsidRDefault="005A7A5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Back to 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9BCD0" id="Text Box 42" o:spid="_x0000_s1044" type="#_x0000_t202" style="position:absolute;margin-left:314.5pt;margin-top:43.25pt;width:103pt;height:45pt;z-index:25165828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/x3OwIAAIQ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" fillcolor="white [3201]" strokeweight=".5pt">
                <v:textbox>
                  <w:txbxContent>
                    <w:p w14:paraId="0C20A007" w14:textId="5B8E58DC" w:rsidR="005A7A55" w:rsidRPr="005A7A55" w:rsidRDefault="005A7A5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Back to 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ADA45EF" wp14:editId="765348C0">
                <wp:simplePos x="0" y="0"/>
                <wp:positionH relativeFrom="column">
                  <wp:posOffset>6731000</wp:posOffset>
                </wp:positionH>
                <wp:positionV relativeFrom="paragraph">
                  <wp:posOffset>1362075</wp:posOffset>
                </wp:positionV>
                <wp:extent cx="914400" cy="914400"/>
                <wp:effectExtent l="0" t="0" r="19050" b="19050"/>
                <wp:wrapNone/>
                <wp:docPr id="108786439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14DB4" w14:textId="77777777" w:rsidR="005A7A55" w:rsidRDefault="005A7A55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A45EF" id="Text Box 37" o:spid="_x0000_s1045" type="#_x0000_t202" style="position:absolute;margin-left:530pt;margin-top:107.25pt;width:1in;height:1in;z-index:251658277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" fillcolor="white [3201]" strokeweight=".5pt">
                <v:textbox>
                  <w:txbxContent>
                    <w:p w14:paraId="39814DB4" w14:textId="77777777" w:rsidR="005A7A55" w:rsidRDefault="005A7A55"/>
                  </w:txbxContent>
                </v:textbox>
              </v:shape>
            </w:pict>
          </mc:Fallback>
        </mc:AlternateContent>
      </w:r>
    </w:p>
    <w:p w14:paraId="2D860DFF" w14:textId="78435413" w:rsidR="008E7737" w:rsidRDefault="00AF2CDB" w:rsidP="00632CB6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3EC88A" wp14:editId="433A74FD">
                <wp:simplePos x="0" y="0"/>
                <wp:positionH relativeFrom="page">
                  <wp:align>right</wp:align>
                </wp:positionH>
                <wp:positionV relativeFrom="paragraph">
                  <wp:posOffset>-622300</wp:posOffset>
                </wp:positionV>
                <wp:extent cx="7613650" cy="9429750"/>
                <wp:effectExtent l="0" t="0" r="25400" b="19050"/>
                <wp:wrapNone/>
                <wp:docPr id="1423262991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0" cy="942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A4905" id="Rectangle 43" o:spid="_x0000_s1026" style="position:absolute;margin-left:548.3pt;margin-top:-49pt;width:599.5pt;height:742.5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" fillcolor="#156082 [3204]" strokecolor="#030e13 [484]" strokeweight="1.5pt">
                <w10:wrap anchorx="page"/>
              </v:rect>
            </w:pict>
          </mc:Fallback>
        </mc:AlternateContent>
      </w:r>
      <w:r w:rsidR="009140D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FECD65" wp14:editId="4D4E73A7">
                <wp:simplePos x="0" y="0"/>
                <wp:positionH relativeFrom="column">
                  <wp:posOffset>-749300</wp:posOffset>
                </wp:positionH>
                <wp:positionV relativeFrom="paragraph">
                  <wp:posOffset>-590550</wp:posOffset>
                </wp:positionV>
                <wp:extent cx="7359650" cy="1168400"/>
                <wp:effectExtent l="0" t="0" r="12700" b="12700"/>
                <wp:wrapNone/>
                <wp:docPr id="133699196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9650" cy="116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BC6562" w14:textId="59571C0E" w:rsidR="009140D6" w:rsidRDefault="009140D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                     Services</w:t>
                            </w:r>
                          </w:p>
                          <w:p w14:paraId="03053FF8" w14:textId="25591AFF" w:rsidR="009140D6" w:rsidRPr="009140D6" w:rsidRDefault="009140D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Home </w:t>
                            </w:r>
                            <w:r w:rsidR="00AF2CDB">
                              <w:rPr>
                                <w:lang w:val="en-GB"/>
                              </w:rPr>
                              <w:t xml:space="preserve">                           </w:t>
                            </w: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 w:rsidR="00AF2CDB">
                              <w:rPr>
                                <w:lang w:val="en-GB"/>
                              </w:rPr>
                              <w:t xml:space="preserve">About us                                 Contact us                            Services                             Products                       Delivery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ECD65" id="Text Box 44" o:spid="_x0000_s1046" type="#_x0000_t202" style="position:absolute;margin-left:-59pt;margin-top:-46.5pt;width:579.5pt;height:9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" fillcolor="white [3201]" strokeweight=".5pt">
                <v:textbox>
                  <w:txbxContent>
                    <w:p w14:paraId="2EBC6562" w14:textId="59571C0E" w:rsidR="009140D6" w:rsidRDefault="009140D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                     Services</w:t>
                      </w:r>
                    </w:p>
                    <w:p w14:paraId="03053FF8" w14:textId="25591AFF" w:rsidR="009140D6" w:rsidRPr="009140D6" w:rsidRDefault="009140D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Home </w:t>
                      </w:r>
                      <w:r w:rsidR="00AF2CDB">
                        <w:rPr>
                          <w:lang w:val="en-GB"/>
                        </w:rPr>
                        <w:t xml:space="preserve">                           </w:t>
                      </w:r>
                      <w:r>
                        <w:rPr>
                          <w:lang w:val="en-GB"/>
                        </w:rPr>
                        <w:t xml:space="preserve"> </w:t>
                      </w:r>
                      <w:r w:rsidR="00AF2CDB">
                        <w:rPr>
                          <w:lang w:val="en-GB"/>
                        </w:rPr>
                        <w:t xml:space="preserve">About us                                 Contact us                            Services                             Products                       Delivery </w:t>
                      </w:r>
                    </w:p>
                  </w:txbxContent>
                </v:textbox>
              </v:shape>
            </w:pict>
          </mc:Fallback>
        </mc:AlternateContent>
      </w:r>
    </w:p>
    <w:p w14:paraId="332420D5" w14:textId="6979634B" w:rsidR="005A7A55" w:rsidRDefault="00AF2CDB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70E32B4E" wp14:editId="18CA8F39">
                <wp:simplePos x="0" y="0"/>
                <wp:positionH relativeFrom="column">
                  <wp:posOffset>552450</wp:posOffset>
                </wp:positionH>
                <wp:positionV relativeFrom="paragraph">
                  <wp:posOffset>480695</wp:posOffset>
                </wp:positionV>
                <wp:extent cx="4679950" cy="527050"/>
                <wp:effectExtent l="0" t="0" r="25400" b="25400"/>
                <wp:wrapNone/>
                <wp:docPr id="395506484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1E11D" w14:textId="11FCBEEF" w:rsidR="00AF2CDB" w:rsidRPr="00AF2CDB" w:rsidRDefault="00AF2CD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Heading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32B4E" id="Text Box 46" o:spid="_x0000_s1047" type="#_x0000_t202" style="position:absolute;margin-left:43.5pt;margin-top:37.85pt;width:368.5pt;height:41.5pt;z-index:251658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" fillcolor="white [3201]" strokeweight=".5pt">
                <v:textbox>
                  <w:txbxContent>
                    <w:p w14:paraId="1801E11D" w14:textId="11FCBEEF" w:rsidR="00AF2CDB" w:rsidRPr="00AF2CDB" w:rsidRDefault="00AF2CD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Heading</w:t>
                      </w:r>
                    </w:p>
                  </w:txbxContent>
                </v:textbox>
              </v:shape>
            </w:pict>
          </mc:Fallback>
        </mc:AlternateContent>
      </w:r>
    </w:p>
    <w:p w14:paraId="4ED0F257" w14:textId="77777777" w:rsidR="005A7A55" w:rsidRDefault="005A7A55" w:rsidP="005A7A55"/>
    <w:p w14:paraId="7DCA01C4" w14:textId="77777777" w:rsidR="005A7A55" w:rsidRDefault="005A7A55" w:rsidP="005A7A55"/>
    <w:p w14:paraId="65693C30" w14:textId="528E65C0" w:rsidR="005A7A55" w:rsidRDefault="00AF2CDB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3BE264E5" wp14:editId="646A7C3B">
                <wp:simplePos x="0" y="0"/>
                <wp:positionH relativeFrom="column">
                  <wp:posOffset>1809750</wp:posOffset>
                </wp:positionH>
                <wp:positionV relativeFrom="paragraph">
                  <wp:posOffset>151765</wp:posOffset>
                </wp:positionV>
                <wp:extent cx="4775200" cy="50800"/>
                <wp:effectExtent l="0" t="0" r="25400" b="25400"/>
                <wp:wrapNone/>
                <wp:docPr id="2061672025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752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6F4881" id="Straight Connector 51" o:spid="_x0000_s1026" style="position:absolute;flip:x;z-index:251658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5pt,11.95pt" to="518.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255EE2BD" wp14:editId="558C01D0">
                <wp:simplePos x="0" y="0"/>
                <wp:positionH relativeFrom="column">
                  <wp:posOffset>-482600</wp:posOffset>
                </wp:positionH>
                <wp:positionV relativeFrom="paragraph">
                  <wp:posOffset>120015</wp:posOffset>
                </wp:positionV>
                <wp:extent cx="1682750" cy="1651000"/>
                <wp:effectExtent l="0" t="0" r="12700" b="25400"/>
                <wp:wrapNone/>
                <wp:docPr id="9405025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165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09CA59" w14:textId="17D6C74B" w:rsidR="00AF2CDB" w:rsidRPr="00AF2CDB" w:rsidRDefault="00AF2CD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Picture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EE2BD" id="Text Box 47" o:spid="_x0000_s1048" type="#_x0000_t202" style="position:absolute;margin-left:-38pt;margin-top:9.45pt;width:132.5pt;height:130pt;z-index:251658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" fillcolor="white [3201]" strokeweight=".5pt">
                <v:textbox>
                  <w:txbxContent>
                    <w:p w14:paraId="3D09CA59" w14:textId="17D6C74B" w:rsidR="00AF2CDB" w:rsidRPr="00AF2CDB" w:rsidRDefault="00AF2CD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Picture </w:t>
                      </w:r>
                    </w:p>
                  </w:txbxContent>
                </v:textbox>
              </v:shape>
            </w:pict>
          </mc:Fallback>
        </mc:AlternateContent>
      </w:r>
    </w:p>
    <w:p w14:paraId="04AD79C4" w14:textId="5D1BD0CD" w:rsidR="005A7A55" w:rsidRDefault="00AF2CDB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0F2621F1" wp14:editId="1175240D">
                <wp:simplePos x="0" y="0"/>
                <wp:positionH relativeFrom="column">
                  <wp:posOffset>1485900</wp:posOffset>
                </wp:positionH>
                <wp:positionV relativeFrom="paragraph">
                  <wp:posOffset>314960</wp:posOffset>
                </wp:positionV>
                <wp:extent cx="5238750" cy="0"/>
                <wp:effectExtent l="0" t="0" r="0" b="0"/>
                <wp:wrapNone/>
                <wp:docPr id="412120224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4A5E77" id="Straight Connector 52" o:spid="_x0000_s1026" style="position:absolute;flip:x;z-index:251658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pt,24.8pt" to="529.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3B0C6DC2" w14:textId="6377B926" w:rsidR="005A7A55" w:rsidRDefault="00AF2CDB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0306DA33" wp14:editId="6CE30B47">
                <wp:simplePos x="0" y="0"/>
                <wp:positionH relativeFrom="column">
                  <wp:posOffset>5302250</wp:posOffset>
                </wp:positionH>
                <wp:positionV relativeFrom="paragraph">
                  <wp:posOffset>281305</wp:posOffset>
                </wp:positionV>
                <wp:extent cx="1568450" cy="1727200"/>
                <wp:effectExtent l="0" t="0" r="12700" b="25400"/>
                <wp:wrapNone/>
                <wp:docPr id="354857014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172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75D2F9" w14:textId="2144A132" w:rsidR="00AF2CDB" w:rsidRPr="00AF2CDB" w:rsidRDefault="00AF2CD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6DA33" id="Text Box 48" o:spid="_x0000_s1049" type="#_x0000_t202" style="position:absolute;margin-left:417.5pt;margin-top:22.15pt;width:123.5pt;height:136pt;z-index:25165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" fillcolor="white [3201]" strokeweight=".5pt">
                <v:textbox>
                  <w:txbxContent>
                    <w:p w14:paraId="1475D2F9" w14:textId="2144A132" w:rsidR="00AF2CDB" w:rsidRPr="00AF2CDB" w:rsidRDefault="00AF2CD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Picture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0D73F32A" w14:textId="40EB74C0" w:rsidR="005A7A55" w:rsidRDefault="00AF2CDB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23EAC996" wp14:editId="34C99A6F">
                <wp:simplePos x="0" y="0"/>
                <wp:positionH relativeFrom="column">
                  <wp:posOffset>1714500</wp:posOffset>
                </wp:positionH>
                <wp:positionV relativeFrom="paragraph">
                  <wp:posOffset>31750</wp:posOffset>
                </wp:positionV>
                <wp:extent cx="3403600" cy="12700"/>
                <wp:effectExtent l="0" t="0" r="25400" b="25400"/>
                <wp:wrapNone/>
                <wp:docPr id="1841491468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036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EE7B3A" id="Straight Connector 53" o:spid="_x0000_s1026" style="position:absolute;flip:x;z-index:251658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pt,2.5pt" to="403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</w:p>
    <w:p w14:paraId="394579B4" w14:textId="0713BF4A" w:rsidR="005A7A55" w:rsidRDefault="00AF2CDB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1B9E3441" wp14:editId="12FE92AA">
                <wp:simplePos x="0" y="0"/>
                <wp:positionH relativeFrom="column">
                  <wp:posOffset>1625600</wp:posOffset>
                </wp:positionH>
                <wp:positionV relativeFrom="paragraph">
                  <wp:posOffset>150495</wp:posOffset>
                </wp:positionV>
                <wp:extent cx="3473450" cy="31750"/>
                <wp:effectExtent l="0" t="0" r="12700" b="25400"/>
                <wp:wrapNone/>
                <wp:docPr id="91268748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734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D056A" id="Straight Connector 54" o:spid="_x0000_s1026" style="position:absolute;flip:x;z-index:251658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pt,11.85pt" to="401.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" strokecolor="black [3200]" strokeweight="1.5pt">
                <v:stroke joinstyle="miter"/>
              </v:line>
            </w:pict>
          </mc:Fallback>
        </mc:AlternateContent>
      </w:r>
    </w:p>
    <w:p w14:paraId="6A337771" w14:textId="77777777" w:rsidR="005A7A55" w:rsidRDefault="005A7A55" w:rsidP="005A7A55"/>
    <w:p w14:paraId="0C66E2D2" w14:textId="04A1FA4E" w:rsidR="005A7A55" w:rsidRDefault="00AF2CDB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550C453F" wp14:editId="51E8A1FD">
                <wp:simplePos x="0" y="0"/>
                <wp:positionH relativeFrom="column">
                  <wp:posOffset>2971800</wp:posOffset>
                </wp:positionH>
                <wp:positionV relativeFrom="paragraph">
                  <wp:posOffset>172720</wp:posOffset>
                </wp:positionV>
                <wp:extent cx="2000250" cy="25400"/>
                <wp:effectExtent l="0" t="0" r="19050" b="31750"/>
                <wp:wrapNone/>
                <wp:docPr id="2073172419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1231C" id="Straight Connector 55" o:spid="_x0000_s1026" style="position:absolute;flip:y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3.6pt" to="391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29304430" wp14:editId="143C8DD3">
                <wp:simplePos x="0" y="0"/>
                <wp:positionH relativeFrom="column">
                  <wp:posOffset>882650</wp:posOffset>
                </wp:positionH>
                <wp:positionV relativeFrom="paragraph">
                  <wp:posOffset>71120</wp:posOffset>
                </wp:positionV>
                <wp:extent cx="2019300" cy="1866900"/>
                <wp:effectExtent l="0" t="0" r="19050" b="19050"/>
                <wp:wrapNone/>
                <wp:docPr id="1159173548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DB803B" w14:textId="25785D82" w:rsidR="00AF2CDB" w:rsidRPr="00AF2CDB" w:rsidRDefault="00AF2CD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Picture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04430" id="Text Box 49" o:spid="_x0000_s1050" type="#_x0000_t202" style="position:absolute;margin-left:69.5pt;margin-top:5.6pt;width:159pt;height:147pt;z-index:251658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" fillcolor="white [3201]" strokeweight=".5pt">
                <v:textbox>
                  <w:txbxContent>
                    <w:p w14:paraId="09DB803B" w14:textId="25785D82" w:rsidR="00AF2CDB" w:rsidRPr="00AF2CDB" w:rsidRDefault="00AF2CD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Picture </w:t>
                      </w:r>
                    </w:p>
                  </w:txbxContent>
                </v:textbox>
              </v:shape>
            </w:pict>
          </mc:Fallback>
        </mc:AlternateContent>
      </w:r>
    </w:p>
    <w:p w14:paraId="58F9D935" w14:textId="0F4EDEE7" w:rsidR="005A7A55" w:rsidRDefault="00AF2CDB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5FC9F8E4" wp14:editId="2031B7BF">
                <wp:simplePos x="0" y="0"/>
                <wp:positionH relativeFrom="column">
                  <wp:posOffset>2984500</wp:posOffset>
                </wp:positionH>
                <wp:positionV relativeFrom="paragraph">
                  <wp:posOffset>100965</wp:posOffset>
                </wp:positionV>
                <wp:extent cx="2152650" cy="0"/>
                <wp:effectExtent l="0" t="0" r="0" b="0"/>
                <wp:wrapNone/>
                <wp:docPr id="743314178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6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B5EB3" id="Straight Connector 56" o:spid="_x0000_s1026" style="position:absolute;z-index:251658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pt,7.95pt" to="404.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44ACB603" w14:textId="7D683C8F" w:rsidR="005A7A55" w:rsidRDefault="00AF2CDB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22E83954" wp14:editId="60D4ABBA">
                <wp:simplePos x="0" y="0"/>
                <wp:positionH relativeFrom="column">
                  <wp:posOffset>3009900</wp:posOffset>
                </wp:positionH>
                <wp:positionV relativeFrom="paragraph">
                  <wp:posOffset>10160</wp:posOffset>
                </wp:positionV>
                <wp:extent cx="2159000" cy="50800"/>
                <wp:effectExtent l="0" t="0" r="31750" b="25400"/>
                <wp:wrapNone/>
                <wp:docPr id="326773621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90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F9180" id="Straight Connector 57" o:spid="_x0000_s1026" style="position:absolute;flip:y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pt,.8pt" to="407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7C4AB9F5" wp14:editId="230DC6B4">
                <wp:simplePos x="0" y="0"/>
                <wp:positionH relativeFrom="column">
                  <wp:posOffset>4660900</wp:posOffset>
                </wp:positionH>
                <wp:positionV relativeFrom="paragraph">
                  <wp:posOffset>213360</wp:posOffset>
                </wp:positionV>
                <wp:extent cx="1746250" cy="1714500"/>
                <wp:effectExtent l="0" t="0" r="25400" b="19050"/>
                <wp:wrapNone/>
                <wp:docPr id="1109693787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0" cy="171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6A762E" w14:textId="042F68A1" w:rsidR="00AF2CDB" w:rsidRPr="00AF2CDB" w:rsidRDefault="00AF2CD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Pictures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AB9F5" id="Text Box 50" o:spid="_x0000_s1051" type="#_x0000_t202" style="position:absolute;margin-left:367pt;margin-top:16.8pt;width:137.5pt;height:135pt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" fillcolor="white [3201]" strokeweight=".5pt">
                <v:textbox>
                  <w:txbxContent>
                    <w:p w14:paraId="1A6A762E" w14:textId="042F68A1" w:rsidR="00AF2CDB" w:rsidRPr="00AF2CDB" w:rsidRDefault="00AF2CD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Pictures</w:t>
                      </w:r>
                    </w:p>
                  </w:txbxContent>
                </v:textbox>
              </v:shape>
            </w:pict>
          </mc:Fallback>
        </mc:AlternateContent>
      </w:r>
    </w:p>
    <w:p w14:paraId="230BFE31" w14:textId="77777777" w:rsidR="005A7A55" w:rsidRDefault="005A7A55" w:rsidP="005A7A55"/>
    <w:p w14:paraId="4E8FA455" w14:textId="2307005A" w:rsidR="005A7A55" w:rsidRDefault="00AF2CDB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5EA53A0F" wp14:editId="58988025">
                <wp:simplePos x="0" y="0"/>
                <wp:positionH relativeFrom="margin">
                  <wp:align>left</wp:align>
                </wp:positionH>
                <wp:positionV relativeFrom="paragraph">
                  <wp:posOffset>171450</wp:posOffset>
                </wp:positionV>
                <wp:extent cx="4603750" cy="6350"/>
                <wp:effectExtent l="0" t="0" r="25400" b="31750"/>
                <wp:wrapNone/>
                <wp:docPr id="1303538715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037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AE563D" id="Straight Connector 58" o:spid="_x0000_s1026" style="position:absolute;flip:x;z-index:25165829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5pt" to="362.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657493B" w14:textId="55A93CC2" w:rsidR="005A7A55" w:rsidRDefault="00AF2CDB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F0B4E3" wp14:editId="1D65D7C6">
                <wp:simplePos x="0" y="0"/>
                <wp:positionH relativeFrom="margin">
                  <wp:posOffset>-139700</wp:posOffset>
                </wp:positionH>
                <wp:positionV relativeFrom="paragraph">
                  <wp:posOffset>119380</wp:posOffset>
                </wp:positionV>
                <wp:extent cx="4756150" cy="12700"/>
                <wp:effectExtent l="0" t="0" r="25400" b="25400"/>
                <wp:wrapNone/>
                <wp:docPr id="147762860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561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86E68" id="Straight Connector 59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1pt,9.4pt" to="363.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D6AF4A" wp14:editId="7E6D6767">
                <wp:simplePos x="0" y="0"/>
                <wp:positionH relativeFrom="column">
                  <wp:posOffset>-76200</wp:posOffset>
                </wp:positionH>
                <wp:positionV relativeFrom="paragraph">
                  <wp:posOffset>462280</wp:posOffset>
                </wp:positionV>
                <wp:extent cx="4673600" cy="50800"/>
                <wp:effectExtent l="0" t="0" r="12700" b="25400"/>
                <wp:wrapNone/>
                <wp:docPr id="264809398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36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4F092" id="Straight Connector 60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36.4pt" to="362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5E161CCE" w14:textId="1F8E3716" w:rsidR="005A7A55" w:rsidRDefault="00AF2CDB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2DE40FD3" wp14:editId="5D70BDEA">
                <wp:simplePos x="0" y="0"/>
                <wp:positionH relativeFrom="column">
                  <wp:posOffset>2762250</wp:posOffset>
                </wp:positionH>
                <wp:positionV relativeFrom="paragraph">
                  <wp:posOffset>549275</wp:posOffset>
                </wp:positionV>
                <wp:extent cx="1441450" cy="552450"/>
                <wp:effectExtent l="0" t="0" r="25400" b="19050"/>
                <wp:wrapNone/>
                <wp:docPr id="724826434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2C29BC" w14:textId="1E62254A" w:rsidR="00AF2CDB" w:rsidRPr="00AF2CDB" w:rsidRDefault="00AF2CD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Back to top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40FD3" id="Text Box 45" o:spid="_x0000_s1052" type="#_x0000_t202" style="position:absolute;margin-left:217.5pt;margin-top:43.25pt;width:113.5pt;height:43.5pt;z-index:25165828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" fillcolor="white [3201]" strokeweight=".5pt">
                <v:textbox>
                  <w:txbxContent>
                    <w:p w14:paraId="142C29BC" w14:textId="1E62254A" w:rsidR="00AF2CDB" w:rsidRPr="00AF2CDB" w:rsidRDefault="00AF2CD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Back to top </w:t>
                      </w:r>
                    </w:p>
                  </w:txbxContent>
                </v:textbox>
              </v:shape>
            </w:pict>
          </mc:Fallback>
        </mc:AlternateContent>
      </w:r>
    </w:p>
    <w:p w14:paraId="0FFB7485" w14:textId="2DCD6283" w:rsidR="005A7A55" w:rsidRDefault="000D3552" w:rsidP="005A7A5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3B491880" wp14:editId="5E76A677">
                <wp:simplePos x="0" y="0"/>
                <wp:positionH relativeFrom="column">
                  <wp:posOffset>-711200</wp:posOffset>
                </wp:positionH>
                <wp:positionV relativeFrom="paragraph">
                  <wp:posOffset>-704850</wp:posOffset>
                </wp:positionV>
                <wp:extent cx="7378700" cy="1339850"/>
                <wp:effectExtent l="0" t="0" r="12700" b="12700"/>
                <wp:wrapNone/>
                <wp:docPr id="711581029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8700" cy="1339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3B6F36" w14:textId="74221FF3" w:rsidR="000D3552" w:rsidRDefault="000D355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                   Products</w:t>
                            </w:r>
                          </w:p>
                          <w:p w14:paraId="7BBAA216" w14:textId="4801F02C" w:rsidR="003D4A8E" w:rsidRPr="000D3552" w:rsidRDefault="003D4A8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Home                      About us                       Contact us                              Services                                Products                    Delivery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91880" id="Text Box 62" o:spid="_x0000_s1053" type="#_x0000_t202" style="position:absolute;margin-left:-56pt;margin-top:-55.5pt;width:581pt;height:105.5pt;z-index:25165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" fillcolor="white [3201]" strokeweight=".5pt">
                <v:textbox>
                  <w:txbxContent>
                    <w:p w14:paraId="703B6F36" w14:textId="74221FF3" w:rsidR="000D3552" w:rsidRDefault="000D355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                   Products</w:t>
                      </w:r>
                    </w:p>
                    <w:p w14:paraId="7BBAA216" w14:textId="4801F02C" w:rsidR="003D4A8E" w:rsidRPr="000D3552" w:rsidRDefault="003D4A8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Home                      About us                       Contact us                              Services                                Products                    Delivery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5DFD9A0C" wp14:editId="0B043318">
                <wp:simplePos x="0" y="0"/>
                <wp:positionH relativeFrom="column">
                  <wp:posOffset>-825500</wp:posOffset>
                </wp:positionH>
                <wp:positionV relativeFrom="paragraph">
                  <wp:posOffset>-768350</wp:posOffset>
                </wp:positionV>
                <wp:extent cx="7594600" cy="9880600"/>
                <wp:effectExtent l="0" t="0" r="25400" b="25400"/>
                <wp:wrapNone/>
                <wp:docPr id="1428707685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0" cy="988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75744" id="Rectangle 61" o:spid="_x0000_s1026" style="position:absolute;margin-left:-65pt;margin-top:-60.5pt;width:598pt;height:778pt;z-index:251658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" fillcolor="#156082 [3204]" strokecolor="#030e13 [484]" strokeweight="1.5pt"/>
            </w:pict>
          </mc:Fallback>
        </mc:AlternateContent>
      </w:r>
    </w:p>
    <w:p w14:paraId="2C22AF18" w14:textId="639F1AC0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69D21F60" wp14:editId="37A6CB7B">
                <wp:simplePos x="0" y="0"/>
                <wp:positionH relativeFrom="column">
                  <wp:posOffset>4368800</wp:posOffset>
                </wp:positionH>
                <wp:positionV relativeFrom="paragraph">
                  <wp:posOffset>455295</wp:posOffset>
                </wp:positionV>
                <wp:extent cx="2247900" cy="463550"/>
                <wp:effectExtent l="0" t="0" r="19050" b="12700"/>
                <wp:wrapNone/>
                <wp:docPr id="13885469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46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5430DB" w14:textId="4B9A885F" w:rsidR="003D4A8E" w:rsidRPr="003D4A8E" w:rsidRDefault="003D4A8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Filter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21F60" id="Text Box 64" o:spid="_x0000_s1054" type="#_x0000_t202" style="position:absolute;margin-left:344pt;margin-top:35.85pt;width:177pt;height:36.5pt;z-index:2516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+/OOg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" fillcolor="white [3201]" strokeweight=".5pt">
                <v:textbox>
                  <w:txbxContent>
                    <w:p w14:paraId="775430DB" w14:textId="4B9A885F" w:rsidR="003D4A8E" w:rsidRPr="003D4A8E" w:rsidRDefault="003D4A8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Filter search</w:t>
                      </w:r>
                    </w:p>
                  </w:txbxContent>
                </v:textbox>
              </v:shape>
            </w:pict>
          </mc:Fallback>
        </mc:AlternateContent>
      </w:r>
    </w:p>
    <w:p w14:paraId="762648A0" w14:textId="77777777" w:rsidR="00AF2CDB" w:rsidRDefault="00AF2CDB" w:rsidP="005A7A55"/>
    <w:p w14:paraId="33C0E381" w14:textId="65B28031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0BECBA7D" wp14:editId="28488BBF">
                <wp:simplePos x="0" y="0"/>
                <wp:positionH relativeFrom="column">
                  <wp:posOffset>1016000</wp:posOffset>
                </wp:positionH>
                <wp:positionV relativeFrom="paragraph">
                  <wp:posOffset>356870</wp:posOffset>
                </wp:positionV>
                <wp:extent cx="4298950" cy="552450"/>
                <wp:effectExtent l="0" t="0" r="25400" b="19050"/>
                <wp:wrapNone/>
                <wp:docPr id="547745944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5EC829" w14:textId="1144052E" w:rsidR="003D4A8E" w:rsidRPr="003D4A8E" w:rsidRDefault="003D4A8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Heading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CBA7D" id="Text Box 65" o:spid="_x0000_s1055" type="#_x0000_t202" style="position:absolute;margin-left:80pt;margin-top:28.1pt;width:338.5pt;height:43.5pt;z-index:251658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" fillcolor="white [3201]" strokeweight=".5pt">
                <v:textbox>
                  <w:txbxContent>
                    <w:p w14:paraId="5A5EC829" w14:textId="1144052E" w:rsidR="003D4A8E" w:rsidRPr="003D4A8E" w:rsidRDefault="003D4A8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Heading</w:t>
                      </w:r>
                    </w:p>
                  </w:txbxContent>
                </v:textbox>
              </v:shape>
            </w:pict>
          </mc:Fallback>
        </mc:AlternateContent>
      </w:r>
    </w:p>
    <w:p w14:paraId="1FCA8933" w14:textId="77777777" w:rsidR="00AF2CDB" w:rsidRDefault="00AF2CDB" w:rsidP="005A7A55"/>
    <w:p w14:paraId="2D6BC15A" w14:textId="1C1634C9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1AF3CABA" wp14:editId="0134C919">
                <wp:simplePos x="0" y="0"/>
                <wp:positionH relativeFrom="column">
                  <wp:posOffset>2241550</wp:posOffset>
                </wp:positionH>
                <wp:positionV relativeFrom="paragraph">
                  <wp:posOffset>486410</wp:posOffset>
                </wp:positionV>
                <wp:extent cx="4419600" cy="44450"/>
                <wp:effectExtent l="0" t="0" r="19050" b="31750"/>
                <wp:wrapNone/>
                <wp:docPr id="270497097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44EB2" id="Straight Connector 68" o:spid="_x0000_s1026" style="position:absolute;z-index:251658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5pt,38.3pt" to="524.5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20737431" wp14:editId="0A6C1C84">
                <wp:simplePos x="0" y="0"/>
                <wp:positionH relativeFrom="column">
                  <wp:posOffset>-88900</wp:posOffset>
                </wp:positionH>
                <wp:positionV relativeFrom="paragraph">
                  <wp:posOffset>270510</wp:posOffset>
                </wp:positionV>
                <wp:extent cx="2266950" cy="1949450"/>
                <wp:effectExtent l="0" t="0" r="19050" b="12700"/>
                <wp:wrapNone/>
                <wp:docPr id="980962919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194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060C23" w14:textId="28D4215E" w:rsidR="003D4A8E" w:rsidRPr="003D4A8E" w:rsidRDefault="003D4A8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Picture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37431" id="Text Box 66" o:spid="_x0000_s1056" type="#_x0000_t202" style="position:absolute;margin-left:-7pt;margin-top:21.3pt;width:178.5pt;height:153.5pt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" fillcolor="white [3201]" strokeweight=".5pt">
                <v:textbox>
                  <w:txbxContent>
                    <w:p w14:paraId="4C060C23" w14:textId="28D4215E" w:rsidR="003D4A8E" w:rsidRPr="003D4A8E" w:rsidRDefault="003D4A8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Picture </w:t>
                      </w:r>
                    </w:p>
                  </w:txbxContent>
                </v:textbox>
              </v:shape>
            </w:pict>
          </mc:Fallback>
        </mc:AlternateContent>
      </w:r>
    </w:p>
    <w:p w14:paraId="10A8564D" w14:textId="5018C4E1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6145BF0F" wp14:editId="3DD86898">
                <wp:simplePos x="0" y="0"/>
                <wp:positionH relativeFrom="column">
                  <wp:posOffset>2235200</wp:posOffset>
                </wp:positionH>
                <wp:positionV relativeFrom="paragraph">
                  <wp:posOffset>287655</wp:posOffset>
                </wp:positionV>
                <wp:extent cx="4419600" cy="50800"/>
                <wp:effectExtent l="0" t="0" r="19050" b="25400"/>
                <wp:wrapNone/>
                <wp:docPr id="1849031245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492CB3" id="Straight Connector 72" o:spid="_x0000_s1026" style="position:absolute;z-index:251658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pt,22.65pt" to="524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</w:p>
    <w:p w14:paraId="12759303" w14:textId="25E61A59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4D270A6A" wp14:editId="5A8B7D98">
                <wp:simplePos x="0" y="0"/>
                <wp:positionH relativeFrom="column">
                  <wp:posOffset>2241550</wp:posOffset>
                </wp:positionH>
                <wp:positionV relativeFrom="paragraph">
                  <wp:posOffset>139700</wp:posOffset>
                </wp:positionV>
                <wp:extent cx="4495800" cy="25400"/>
                <wp:effectExtent l="0" t="0" r="19050" b="31750"/>
                <wp:wrapNone/>
                <wp:docPr id="1923469894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200CC" id="Straight Connector 70" o:spid="_x0000_s1026" style="position:absolute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5pt,11pt" to="530.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p w14:paraId="5C3C5BA6" w14:textId="078D809B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508BBBBA" wp14:editId="1F6AF7E1">
                <wp:simplePos x="0" y="0"/>
                <wp:positionH relativeFrom="column">
                  <wp:posOffset>2235200</wp:posOffset>
                </wp:positionH>
                <wp:positionV relativeFrom="paragraph">
                  <wp:posOffset>23495</wp:posOffset>
                </wp:positionV>
                <wp:extent cx="4419600" cy="44450"/>
                <wp:effectExtent l="0" t="0" r="19050" b="31750"/>
                <wp:wrapNone/>
                <wp:docPr id="826097965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DFE769" id="Straight Connector 71" o:spid="_x0000_s1026" style="position:absolute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pt,1.85pt" to="524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1BBDE5AB" wp14:editId="5848860A">
                <wp:simplePos x="0" y="0"/>
                <wp:positionH relativeFrom="column">
                  <wp:posOffset>2279650</wp:posOffset>
                </wp:positionH>
                <wp:positionV relativeFrom="paragraph">
                  <wp:posOffset>448945</wp:posOffset>
                </wp:positionV>
                <wp:extent cx="4330700" cy="0"/>
                <wp:effectExtent l="0" t="0" r="0" b="0"/>
                <wp:wrapNone/>
                <wp:docPr id="262524903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0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25BFF" id="Straight Connector 69" o:spid="_x0000_s1026" style="position:absolute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5pt,35.35pt" to="520.5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7090C6A3" w14:textId="3913891D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3D7FFC78" wp14:editId="6990DE92">
                <wp:simplePos x="0" y="0"/>
                <wp:positionH relativeFrom="column">
                  <wp:posOffset>4343400</wp:posOffset>
                </wp:positionH>
                <wp:positionV relativeFrom="paragraph">
                  <wp:posOffset>339725</wp:posOffset>
                </wp:positionV>
                <wp:extent cx="2139950" cy="1835150"/>
                <wp:effectExtent l="0" t="0" r="12700" b="12700"/>
                <wp:wrapNone/>
                <wp:docPr id="44228422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83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55E57" w14:textId="1EA815F3" w:rsidR="003D4A8E" w:rsidRPr="003D4A8E" w:rsidRDefault="003D4A8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Picture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FFC78" id="Text Box 67" o:spid="_x0000_s1057" type="#_x0000_t202" style="position:absolute;margin-left:342pt;margin-top:26.75pt;width:168.5pt;height:144.5pt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" fillcolor="white [3201]" strokeweight=".5pt">
                <v:textbox>
                  <w:txbxContent>
                    <w:p w14:paraId="47555E57" w14:textId="1EA815F3" w:rsidR="003D4A8E" w:rsidRPr="003D4A8E" w:rsidRDefault="003D4A8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Picture </w:t>
                      </w:r>
                    </w:p>
                  </w:txbxContent>
                </v:textbox>
              </v:shape>
            </w:pict>
          </mc:Fallback>
        </mc:AlternateContent>
      </w:r>
    </w:p>
    <w:p w14:paraId="024A1A61" w14:textId="2BE20F8D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1A7B67EC" wp14:editId="3DDB1980">
                <wp:simplePos x="0" y="0"/>
                <wp:positionH relativeFrom="margin">
                  <wp:align>left</wp:align>
                </wp:positionH>
                <wp:positionV relativeFrom="paragraph">
                  <wp:posOffset>483870</wp:posOffset>
                </wp:positionV>
                <wp:extent cx="4343400" cy="31750"/>
                <wp:effectExtent l="0" t="0" r="19050" b="25400"/>
                <wp:wrapNone/>
                <wp:docPr id="1934714121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34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8DFDD2" id="Straight Connector 77" o:spid="_x0000_s1026" style="position:absolute;flip:x y;z-index:25165831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8.1pt" to="342pt,4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7E6AF07C" wp14:editId="7C0B38C0">
                <wp:simplePos x="0" y="0"/>
                <wp:positionH relativeFrom="column">
                  <wp:posOffset>171450</wp:posOffset>
                </wp:positionH>
                <wp:positionV relativeFrom="paragraph">
                  <wp:posOffset>166370</wp:posOffset>
                </wp:positionV>
                <wp:extent cx="4127500" cy="6350"/>
                <wp:effectExtent l="0" t="0" r="25400" b="31750"/>
                <wp:wrapNone/>
                <wp:docPr id="729940220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275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ED8317" id="Straight Connector 73" o:spid="_x0000_s1026" style="position:absolute;flip:x y;z-index:251658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5pt,13.1pt" to="338.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p w14:paraId="678BE62F" w14:textId="293EC8B3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68A63F49" wp14:editId="0E402CD0">
                <wp:simplePos x="0" y="0"/>
                <wp:positionH relativeFrom="column">
                  <wp:posOffset>19050</wp:posOffset>
                </wp:positionH>
                <wp:positionV relativeFrom="paragraph">
                  <wp:posOffset>393065</wp:posOffset>
                </wp:positionV>
                <wp:extent cx="4267200" cy="0"/>
                <wp:effectExtent l="0" t="0" r="0" b="0"/>
                <wp:wrapNone/>
                <wp:docPr id="870193923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0B51FF" id="Straight Connector 75" o:spid="_x0000_s1026" style="position:absolute;flip:x;z-index:2516583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30.95pt" to="337.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" strokecolor="black [3200]" strokeweight="1.5pt">
                <v:stroke joinstyle="miter"/>
              </v:line>
            </w:pict>
          </mc:Fallback>
        </mc:AlternateContent>
      </w:r>
    </w:p>
    <w:p w14:paraId="1A95CB3E" w14:textId="05854957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655B54F6" wp14:editId="55CF967C">
                <wp:simplePos x="0" y="0"/>
                <wp:positionH relativeFrom="margin">
                  <wp:align>left</wp:align>
                </wp:positionH>
                <wp:positionV relativeFrom="paragraph">
                  <wp:posOffset>295910</wp:posOffset>
                </wp:positionV>
                <wp:extent cx="4279900" cy="12700"/>
                <wp:effectExtent l="0" t="0" r="25400" b="25400"/>
                <wp:wrapNone/>
                <wp:docPr id="1141915512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799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508E1" id="Straight Connector 76" o:spid="_x0000_s1026" style="position:absolute;flip:x;z-index:2516583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3pt" to="337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4DCD0C6" w14:textId="47FD1890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53A419A3" wp14:editId="49124C4D">
                <wp:simplePos x="0" y="0"/>
                <wp:positionH relativeFrom="column">
                  <wp:posOffset>158750</wp:posOffset>
                </wp:positionH>
                <wp:positionV relativeFrom="paragraph">
                  <wp:posOffset>186055</wp:posOffset>
                </wp:positionV>
                <wp:extent cx="4159250" cy="6350"/>
                <wp:effectExtent l="0" t="0" r="12700" b="31750"/>
                <wp:wrapNone/>
                <wp:docPr id="1351708971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592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5DD5F" id="Straight Connector 74" o:spid="_x0000_s1026" style="position:absolute;flip:x y;z-index:251658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5pt,14.65pt" to="340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6B9E2E09" w14:textId="5A703C11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1EBD3B02" wp14:editId="18EED895">
                <wp:simplePos x="0" y="0"/>
                <wp:positionH relativeFrom="column">
                  <wp:posOffset>4095750</wp:posOffset>
                </wp:positionH>
                <wp:positionV relativeFrom="paragraph">
                  <wp:posOffset>438150</wp:posOffset>
                </wp:positionV>
                <wp:extent cx="2654300" cy="647700"/>
                <wp:effectExtent l="0" t="0" r="12700" b="19050"/>
                <wp:wrapNone/>
                <wp:docPr id="1329987802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03EE03" w14:textId="68CFF3DB" w:rsidR="003D4A8E" w:rsidRPr="003D4A8E" w:rsidRDefault="003D4A8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Check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D3B02" id="Text Box 63" o:spid="_x0000_s1058" type="#_x0000_t202" style="position:absolute;margin-left:322.5pt;margin-top:34.5pt;width:209pt;height:51pt;z-index:25165830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" fillcolor="white [3201]" strokeweight=".5pt">
                <v:textbox>
                  <w:txbxContent>
                    <w:p w14:paraId="3403EE03" w14:textId="68CFF3DB" w:rsidR="003D4A8E" w:rsidRPr="003D4A8E" w:rsidRDefault="003D4A8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Check out</w:t>
                      </w:r>
                    </w:p>
                  </w:txbxContent>
                </v:textbox>
              </v:shape>
            </w:pict>
          </mc:Fallback>
        </mc:AlternateContent>
      </w:r>
    </w:p>
    <w:p w14:paraId="27D63C2C" w14:textId="77777777" w:rsidR="00AF2CDB" w:rsidRDefault="00AF2CDB" w:rsidP="005A7A55"/>
    <w:p w14:paraId="09867933" w14:textId="328A8BB5" w:rsidR="00AF2CDB" w:rsidRDefault="003D4A8E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081E686A" wp14:editId="07E51130">
                <wp:simplePos x="0" y="0"/>
                <wp:positionH relativeFrom="column">
                  <wp:posOffset>2070100</wp:posOffset>
                </wp:positionH>
                <wp:positionV relativeFrom="paragraph">
                  <wp:posOffset>879475</wp:posOffset>
                </wp:positionV>
                <wp:extent cx="1861820" cy="1371600"/>
                <wp:effectExtent l="0" t="0" r="24130" b="19050"/>
                <wp:wrapNone/>
                <wp:docPr id="1757785727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82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E0AAC6" w14:textId="098B30A1" w:rsidR="003D4A8E" w:rsidRPr="003D4A8E" w:rsidRDefault="003D4A8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Back to 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686A" id="Text Box 78" o:spid="_x0000_s1059" type="#_x0000_t202" style="position:absolute;margin-left:163pt;margin-top:69.25pt;width:146.6pt;height:108pt;z-index:2516583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tbrOwIAAIUEAAAOAAAAZHJzL2Uyb0RvYy54bWysVE1v2zAMvQ/YfxB0X2wnaZoZ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" fillcolor="white [3201]" strokeweight=".5pt">
                <v:textbox>
                  <w:txbxContent>
                    <w:p w14:paraId="09E0AAC6" w14:textId="098B30A1" w:rsidR="003D4A8E" w:rsidRPr="003D4A8E" w:rsidRDefault="003D4A8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Back to top</w:t>
                      </w:r>
                    </w:p>
                  </w:txbxContent>
                </v:textbox>
              </v:shape>
            </w:pict>
          </mc:Fallback>
        </mc:AlternateContent>
      </w:r>
    </w:p>
    <w:p w14:paraId="7EBB98EC" w14:textId="4B894BDB" w:rsidR="00AF2CDB" w:rsidRDefault="00512248" w:rsidP="005A7A5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6D2FEB5F" wp14:editId="67ACAE3E">
                <wp:simplePos x="0" y="0"/>
                <wp:positionH relativeFrom="column">
                  <wp:posOffset>-723900</wp:posOffset>
                </wp:positionH>
                <wp:positionV relativeFrom="paragraph">
                  <wp:posOffset>-768350</wp:posOffset>
                </wp:positionV>
                <wp:extent cx="7454900" cy="1244600"/>
                <wp:effectExtent l="0" t="0" r="12700" b="12700"/>
                <wp:wrapNone/>
                <wp:docPr id="1747843366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4900" cy="124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31721A" w14:textId="1707BB25" w:rsidR="00512248" w:rsidRDefault="0051224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                    Delivery</w:t>
                            </w:r>
                          </w:p>
                          <w:p w14:paraId="768CB1E0" w14:textId="6AC15614" w:rsidR="00512248" w:rsidRPr="00512248" w:rsidRDefault="0051224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Home  </w:t>
                            </w:r>
                            <w:r w:rsidR="00DE5825">
                              <w:rPr>
                                <w:lang w:val="en-GB"/>
                              </w:rPr>
                              <w:t xml:space="preserve">                  </w:t>
                            </w:r>
                            <w:r>
                              <w:rPr>
                                <w:lang w:val="en-GB"/>
                              </w:rPr>
                              <w:t xml:space="preserve">   About us</w:t>
                            </w:r>
                            <w:r w:rsidR="00DE5825">
                              <w:rPr>
                                <w:lang w:val="en-GB"/>
                              </w:rPr>
                              <w:t xml:space="preserve">                             </w:t>
                            </w:r>
                            <w:r>
                              <w:rPr>
                                <w:lang w:val="en-GB"/>
                              </w:rPr>
                              <w:t xml:space="preserve"> Contact us   </w:t>
                            </w:r>
                            <w:r w:rsidR="00DE5825">
                              <w:rPr>
                                <w:lang w:val="en-GB"/>
                              </w:rPr>
                              <w:t xml:space="preserve">      </w:t>
                            </w:r>
                            <w:r>
                              <w:rPr>
                                <w:lang w:val="en-GB"/>
                              </w:rPr>
                              <w:t xml:space="preserve"> Services </w:t>
                            </w:r>
                            <w:r w:rsidR="00DE5825">
                              <w:rPr>
                                <w:lang w:val="en-GB"/>
                              </w:rPr>
                              <w:t xml:space="preserve">                     </w:t>
                            </w:r>
                            <w:r>
                              <w:rPr>
                                <w:lang w:val="en-GB"/>
                              </w:rPr>
                              <w:t xml:space="preserve">  Products  </w:t>
                            </w:r>
                            <w:r w:rsidR="00DE5825">
                              <w:rPr>
                                <w:lang w:val="en-GB"/>
                              </w:rPr>
                              <w:t xml:space="preserve">                             </w:t>
                            </w:r>
                            <w:r>
                              <w:rPr>
                                <w:lang w:val="en-GB"/>
                              </w:rPr>
                              <w:t xml:space="preserve">  </w:t>
                            </w:r>
                            <w:r w:rsidR="00DE5825">
                              <w:rPr>
                                <w:lang w:val="en-GB"/>
                              </w:rPr>
                              <w:t>Delivery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FEB5F" id="Text Box 80" o:spid="_x0000_s1060" type="#_x0000_t202" style="position:absolute;margin-left:-57pt;margin-top:-60.5pt;width:587pt;height:98pt;z-index:25165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" fillcolor="white [3201]" strokeweight=".5pt">
                <v:textbox>
                  <w:txbxContent>
                    <w:p w14:paraId="0C31721A" w14:textId="1707BB25" w:rsidR="00512248" w:rsidRDefault="0051224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                    Delivery</w:t>
                      </w:r>
                    </w:p>
                    <w:p w14:paraId="768CB1E0" w14:textId="6AC15614" w:rsidR="00512248" w:rsidRPr="00512248" w:rsidRDefault="0051224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Home  </w:t>
                      </w:r>
                      <w:r w:rsidR="00DE5825">
                        <w:rPr>
                          <w:lang w:val="en-GB"/>
                        </w:rPr>
                        <w:t xml:space="preserve">                  </w:t>
                      </w:r>
                      <w:r>
                        <w:rPr>
                          <w:lang w:val="en-GB"/>
                        </w:rPr>
                        <w:t xml:space="preserve">   About us</w:t>
                      </w:r>
                      <w:r w:rsidR="00DE5825">
                        <w:rPr>
                          <w:lang w:val="en-GB"/>
                        </w:rPr>
                        <w:t xml:space="preserve">                             </w:t>
                      </w:r>
                      <w:r>
                        <w:rPr>
                          <w:lang w:val="en-GB"/>
                        </w:rPr>
                        <w:t xml:space="preserve"> Contact us   </w:t>
                      </w:r>
                      <w:r w:rsidR="00DE5825">
                        <w:rPr>
                          <w:lang w:val="en-GB"/>
                        </w:rPr>
                        <w:t xml:space="preserve">      </w:t>
                      </w:r>
                      <w:r>
                        <w:rPr>
                          <w:lang w:val="en-GB"/>
                        </w:rPr>
                        <w:t xml:space="preserve"> Services </w:t>
                      </w:r>
                      <w:r w:rsidR="00DE5825">
                        <w:rPr>
                          <w:lang w:val="en-GB"/>
                        </w:rPr>
                        <w:t xml:space="preserve">                     </w:t>
                      </w:r>
                      <w:r>
                        <w:rPr>
                          <w:lang w:val="en-GB"/>
                        </w:rPr>
                        <w:t xml:space="preserve">  Products  </w:t>
                      </w:r>
                      <w:r w:rsidR="00DE5825">
                        <w:rPr>
                          <w:lang w:val="en-GB"/>
                        </w:rPr>
                        <w:t xml:space="preserve">                             </w:t>
                      </w:r>
                      <w:r>
                        <w:rPr>
                          <w:lang w:val="en-GB"/>
                        </w:rPr>
                        <w:t xml:space="preserve">  </w:t>
                      </w:r>
                      <w:r w:rsidR="00DE5825">
                        <w:rPr>
                          <w:lang w:val="en-GB"/>
                        </w:rPr>
                        <w:t>Delivery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09C9EC3D" wp14:editId="71B9D27A">
                <wp:simplePos x="0" y="0"/>
                <wp:positionH relativeFrom="page">
                  <wp:posOffset>95250</wp:posOffset>
                </wp:positionH>
                <wp:positionV relativeFrom="paragraph">
                  <wp:posOffset>-984250</wp:posOffset>
                </wp:positionV>
                <wp:extent cx="7658100" cy="10096500"/>
                <wp:effectExtent l="0" t="0" r="19050" b="19050"/>
                <wp:wrapNone/>
                <wp:docPr id="514293896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096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4E110" id="Rectangle 79" o:spid="_x0000_s1026" style="position:absolute;margin-left:7.5pt;margin-top:-77.5pt;width:603pt;height:795pt;z-index:25165831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" fillcolor="#156082 [3204]" strokecolor="#030e13 [484]" strokeweight="1.5pt">
                <w10:wrap anchorx="page"/>
              </v:rect>
            </w:pict>
          </mc:Fallback>
        </mc:AlternateContent>
      </w:r>
    </w:p>
    <w:p w14:paraId="0F6F6841" w14:textId="5CB8A764" w:rsidR="00AF2CDB" w:rsidRDefault="00DE5825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32FA9B8B" wp14:editId="062A4AB3">
                <wp:simplePos x="0" y="0"/>
                <wp:positionH relativeFrom="margin">
                  <wp:align>center</wp:align>
                </wp:positionH>
                <wp:positionV relativeFrom="paragraph">
                  <wp:posOffset>410845</wp:posOffset>
                </wp:positionV>
                <wp:extent cx="4603750" cy="577850"/>
                <wp:effectExtent l="0" t="0" r="25400" b="12700"/>
                <wp:wrapNone/>
                <wp:docPr id="1656007100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375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5AA0D1" w14:textId="6A9564FD" w:rsidR="00DE5825" w:rsidRPr="00DE5825" w:rsidRDefault="00DE582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                                                                Heading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A9B8B" id="Text Box 83" o:spid="_x0000_s1061" type="#_x0000_t202" style="position:absolute;margin-left:0;margin-top:32.35pt;width:362.5pt;height:45.5pt;z-index:251658323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" fillcolor="white [3201]" strokeweight=".5pt">
                <v:textbox>
                  <w:txbxContent>
                    <w:p w14:paraId="0D5AA0D1" w14:textId="6A9564FD" w:rsidR="00DE5825" w:rsidRPr="00DE5825" w:rsidRDefault="00DE582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                                                                Heading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96E982" w14:textId="77777777" w:rsidR="00AF2CDB" w:rsidRDefault="00AF2CDB" w:rsidP="005A7A55"/>
    <w:p w14:paraId="287DE962" w14:textId="77777777" w:rsidR="00AF2CDB" w:rsidRDefault="00AF2CDB" w:rsidP="005A7A55"/>
    <w:p w14:paraId="1F221013" w14:textId="77777777" w:rsidR="00AF2CDB" w:rsidRDefault="00AF2CDB" w:rsidP="005A7A55"/>
    <w:p w14:paraId="46570F91" w14:textId="2199AE24" w:rsidR="00AF2CDB" w:rsidRDefault="00DE5825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1FBA58E6" wp14:editId="04696E98">
                <wp:simplePos x="0" y="0"/>
                <wp:positionH relativeFrom="column">
                  <wp:posOffset>774700</wp:posOffset>
                </wp:positionH>
                <wp:positionV relativeFrom="paragraph">
                  <wp:posOffset>80010</wp:posOffset>
                </wp:positionV>
                <wp:extent cx="2889250" cy="1587500"/>
                <wp:effectExtent l="0" t="0" r="25400" b="12700"/>
                <wp:wrapNone/>
                <wp:docPr id="1369583260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250" cy="158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C5B5C" w14:textId="57D209A1" w:rsidR="00DE5825" w:rsidRPr="00DE5825" w:rsidRDefault="00DE582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Picture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A58E6" id="Text Box 84" o:spid="_x0000_s1062" type="#_x0000_t202" style="position:absolute;margin-left:61pt;margin-top:6.3pt;width:227.5pt;height:125pt;z-index:251658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" fillcolor="white [3201]" strokeweight=".5pt">
                <v:textbox>
                  <w:txbxContent>
                    <w:p w14:paraId="652C5B5C" w14:textId="57D209A1" w:rsidR="00DE5825" w:rsidRPr="00DE5825" w:rsidRDefault="00DE582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Picture </w:t>
                      </w:r>
                    </w:p>
                  </w:txbxContent>
                </v:textbox>
              </v:shape>
            </w:pict>
          </mc:Fallback>
        </mc:AlternateContent>
      </w:r>
    </w:p>
    <w:p w14:paraId="4A21A41B" w14:textId="77777777" w:rsidR="00AF2CDB" w:rsidRDefault="00AF2CDB" w:rsidP="005A7A55"/>
    <w:p w14:paraId="5BFAC1FD" w14:textId="77777777" w:rsidR="00AF2CDB" w:rsidRDefault="00AF2CDB" w:rsidP="005A7A55"/>
    <w:p w14:paraId="5E71E5D5" w14:textId="77777777" w:rsidR="00AF2CDB" w:rsidRDefault="00AF2CDB" w:rsidP="005A7A55"/>
    <w:p w14:paraId="3A423AED" w14:textId="77777777" w:rsidR="00AF2CDB" w:rsidRDefault="00AF2CDB" w:rsidP="005A7A55"/>
    <w:p w14:paraId="133C9209" w14:textId="77777777" w:rsidR="00AF2CDB" w:rsidRDefault="00AF2CDB" w:rsidP="005A7A55"/>
    <w:p w14:paraId="4461BAB3" w14:textId="34347D05" w:rsidR="00AF2CDB" w:rsidRDefault="00DE5825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5CACF4CB" wp14:editId="322C1A32">
                <wp:simplePos x="0" y="0"/>
                <wp:positionH relativeFrom="column">
                  <wp:posOffset>2870200</wp:posOffset>
                </wp:positionH>
                <wp:positionV relativeFrom="paragraph">
                  <wp:posOffset>278765</wp:posOffset>
                </wp:positionV>
                <wp:extent cx="2838450" cy="1219200"/>
                <wp:effectExtent l="0" t="0" r="19050" b="19050"/>
                <wp:wrapNone/>
                <wp:docPr id="879503158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F3935E" w14:textId="5AE45C16" w:rsidR="00DE5825" w:rsidRPr="00DE5825" w:rsidRDefault="00DE582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CF4CB" id="Text Box 85" o:spid="_x0000_s1063" type="#_x0000_t202" style="position:absolute;margin-left:226pt;margin-top:21.95pt;width:223.5pt;height:96pt;z-index:251658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" fillcolor="white [3201]" strokeweight=".5pt">
                <v:textbox>
                  <w:txbxContent>
                    <w:p w14:paraId="7DF3935E" w14:textId="5AE45C16" w:rsidR="00DE5825" w:rsidRPr="00DE5825" w:rsidRDefault="00DE582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Picture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7732B314" w14:textId="77777777" w:rsidR="00AF2CDB" w:rsidRDefault="00AF2CDB" w:rsidP="005A7A55"/>
    <w:p w14:paraId="61288210" w14:textId="77777777" w:rsidR="00AF2CDB" w:rsidRDefault="00AF2CDB" w:rsidP="005A7A55"/>
    <w:p w14:paraId="541B76D4" w14:textId="3CA8E92D" w:rsidR="00AF2CDB" w:rsidRDefault="00DE5825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370636D2" wp14:editId="493234CE">
                <wp:simplePos x="0" y="0"/>
                <wp:positionH relativeFrom="column">
                  <wp:posOffset>-222250</wp:posOffset>
                </wp:positionH>
                <wp:positionV relativeFrom="paragraph">
                  <wp:posOffset>266700</wp:posOffset>
                </wp:positionV>
                <wp:extent cx="2495550" cy="698500"/>
                <wp:effectExtent l="0" t="0" r="19050" b="25400"/>
                <wp:wrapNone/>
                <wp:docPr id="21236954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69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34C4D" w14:textId="24D3618E" w:rsidR="00DE5825" w:rsidRPr="00DE5825" w:rsidRDefault="00DE582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Track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636D2" id="Text Box 82" o:spid="_x0000_s1064" type="#_x0000_t202" style="position:absolute;margin-left:-17.5pt;margin-top:21pt;width:196.5pt;height:55pt;z-index:251658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" fillcolor="white [3201]" strokeweight=".5pt">
                <v:textbox>
                  <w:txbxContent>
                    <w:p w14:paraId="5F534C4D" w14:textId="24D3618E" w:rsidR="00DE5825" w:rsidRPr="00DE5825" w:rsidRDefault="00DE582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Track order</w:t>
                      </w:r>
                    </w:p>
                  </w:txbxContent>
                </v:textbox>
              </v:shape>
            </w:pict>
          </mc:Fallback>
        </mc:AlternateContent>
      </w:r>
    </w:p>
    <w:p w14:paraId="523ADDA6" w14:textId="0621ACA5" w:rsidR="00AF2CDB" w:rsidRPr="005A7A55" w:rsidRDefault="00DE5825" w:rsidP="005A7A55">
      <w:r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54E8D902" wp14:editId="532A6A06">
                <wp:simplePos x="0" y="0"/>
                <wp:positionH relativeFrom="column">
                  <wp:posOffset>1822450</wp:posOffset>
                </wp:positionH>
                <wp:positionV relativeFrom="paragraph">
                  <wp:posOffset>1154430</wp:posOffset>
                </wp:positionV>
                <wp:extent cx="2222500" cy="527050"/>
                <wp:effectExtent l="0" t="0" r="25400" b="25400"/>
                <wp:wrapNone/>
                <wp:docPr id="352006068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0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FDC64A" w14:textId="7F2D68DA" w:rsidR="00DE5825" w:rsidRPr="00DE5825" w:rsidRDefault="00DE582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 Back to top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8D902" id="Text Box 81" o:spid="_x0000_s1065" type="#_x0000_t202" style="position:absolute;margin-left:143.5pt;margin-top:90.9pt;width:175pt;height:41.5pt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" fillcolor="white [3201]" strokeweight=".5pt">
                <v:textbox>
                  <w:txbxContent>
                    <w:p w14:paraId="09FDC64A" w14:textId="7F2D68DA" w:rsidR="00DE5825" w:rsidRPr="00DE5825" w:rsidRDefault="00DE582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 Back to top </w:t>
                      </w:r>
                    </w:p>
                  </w:txbxContent>
                </v:textbox>
              </v:shape>
            </w:pict>
          </mc:Fallback>
        </mc:AlternateContent>
      </w:r>
    </w:p>
    <w:p w14:paraId="30E47C5D" w14:textId="57605152" w:rsidR="00A50FB3" w:rsidRDefault="00632CB6" w:rsidP="00A50FB3">
      <w:pPr>
        <w:pStyle w:val="Heading1"/>
      </w:pPr>
      <w:r>
        <w:lastRenderedPageBreak/>
        <w:t>Technical Requirements:</w:t>
      </w:r>
    </w:p>
    <w:p w14:paraId="39593DEA" w14:textId="0A331D63" w:rsidR="003B0A9B" w:rsidRDefault="0015289F" w:rsidP="003B0A9B">
      <w:pPr>
        <w:pStyle w:val="ListParagraph"/>
        <w:numPr>
          <w:ilvl w:val="0"/>
          <w:numId w:val="11"/>
        </w:numPr>
      </w:pPr>
      <w:r>
        <w:t>The programming languages</w:t>
      </w:r>
      <w:r w:rsidR="0059744D">
        <w:t xml:space="preserve"> that can be used</w:t>
      </w:r>
      <w:r>
        <w:t xml:space="preserve"> for </w:t>
      </w:r>
      <w:r w:rsidR="00930A25">
        <w:t xml:space="preserve">web development </w:t>
      </w:r>
      <w:r w:rsidR="0059744D">
        <w:t>are Java</w:t>
      </w:r>
      <w:r w:rsidR="003D5570">
        <w:t>Script</w:t>
      </w:r>
      <w:r w:rsidR="0059744D">
        <w:t>,</w:t>
      </w:r>
      <w:r w:rsidR="002000B4">
        <w:t xml:space="preserve"> Python,</w:t>
      </w:r>
      <w:r w:rsidR="004619E2">
        <w:t xml:space="preserve"> HTML and CSS</w:t>
      </w:r>
    </w:p>
    <w:p w14:paraId="7F524C70" w14:textId="675EDB83" w:rsidR="004619E2" w:rsidRDefault="003D5570" w:rsidP="003B0A9B">
      <w:pPr>
        <w:pStyle w:val="ListParagraph"/>
        <w:numPr>
          <w:ilvl w:val="0"/>
          <w:numId w:val="11"/>
        </w:numPr>
      </w:pPr>
      <w:r>
        <w:t xml:space="preserve">JavaScript </w:t>
      </w:r>
      <w:r w:rsidR="009812D3">
        <w:t xml:space="preserve">improves </w:t>
      </w:r>
      <w:r w:rsidR="00661906">
        <w:t xml:space="preserve">web engagement </w:t>
      </w:r>
      <w:r w:rsidR="00E80F5E">
        <w:t>as it runs on the user’s device.</w:t>
      </w:r>
    </w:p>
    <w:p w14:paraId="5EB98B1B" w14:textId="1847D8FB" w:rsidR="00E80F5E" w:rsidRDefault="00E80F5E" w:rsidP="003B0A9B">
      <w:pPr>
        <w:pStyle w:val="ListParagraph"/>
        <w:numPr>
          <w:ilvl w:val="0"/>
          <w:numId w:val="11"/>
        </w:numPr>
      </w:pPr>
      <w:r>
        <w:t xml:space="preserve">Python </w:t>
      </w:r>
      <w:r w:rsidR="00E34ECD">
        <w:t xml:space="preserve">has an </w:t>
      </w:r>
      <w:r w:rsidR="005C7C9B">
        <w:t xml:space="preserve">objected oriented </w:t>
      </w:r>
      <w:r w:rsidR="003411E3">
        <w:t>start,</w:t>
      </w:r>
      <w:r w:rsidR="00E34ECD">
        <w:t xml:space="preserve"> </w:t>
      </w:r>
      <w:r w:rsidR="00280940">
        <w:t>and the characteristics</w:t>
      </w:r>
      <w:r w:rsidR="00197DAD">
        <w:t xml:space="preserve"> of Python are </w:t>
      </w:r>
      <w:r w:rsidR="00B646DB">
        <w:t>helpful</w:t>
      </w:r>
      <w:r w:rsidR="007C68B2">
        <w:t xml:space="preserve">. The structure </w:t>
      </w:r>
      <w:r w:rsidR="008137D7">
        <w:t xml:space="preserve">is made to </w:t>
      </w:r>
      <w:r w:rsidR="00DC3E89">
        <w:t>be easily comprehended.</w:t>
      </w:r>
    </w:p>
    <w:p w14:paraId="3747ABE7" w14:textId="1D44BEE7" w:rsidR="00DC3E89" w:rsidRDefault="00F60864" w:rsidP="003B0A9B">
      <w:pPr>
        <w:pStyle w:val="ListParagraph"/>
        <w:numPr>
          <w:ilvl w:val="0"/>
          <w:numId w:val="11"/>
        </w:numPr>
      </w:pPr>
      <w:r>
        <w:t xml:space="preserve">HTML </w:t>
      </w:r>
      <w:r w:rsidR="008021D9">
        <w:t xml:space="preserve">is </w:t>
      </w:r>
      <w:r w:rsidR="0012549E">
        <w:t>Hypertext</w:t>
      </w:r>
      <w:r w:rsidR="008021D9">
        <w:t xml:space="preserve"> Markup Language</w:t>
      </w:r>
      <w:r w:rsidR="00772E35">
        <w:t xml:space="preserve"> it organizes the layout of the website </w:t>
      </w:r>
      <w:r w:rsidR="00294834">
        <w:t xml:space="preserve">pictures and headings </w:t>
      </w:r>
      <w:r w:rsidR="003445B2">
        <w:t>are determined by HTML.</w:t>
      </w:r>
    </w:p>
    <w:p w14:paraId="5D15DA36" w14:textId="3ED80C7D" w:rsidR="003445B2" w:rsidRDefault="00F63222" w:rsidP="003B0A9B">
      <w:pPr>
        <w:pStyle w:val="ListParagraph"/>
        <w:numPr>
          <w:ilvl w:val="0"/>
          <w:numId w:val="11"/>
        </w:numPr>
      </w:pPr>
      <w:r>
        <w:t xml:space="preserve">CSS </w:t>
      </w:r>
      <w:r w:rsidR="00E4112B">
        <w:t>is Cascading Style Sheets</w:t>
      </w:r>
      <w:r w:rsidR="008D3562">
        <w:t xml:space="preserve"> </w:t>
      </w:r>
      <w:r w:rsidR="0012549E">
        <w:t>divide</w:t>
      </w:r>
      <w:r w:rsidR="008D3562">
        <w:t xml:space="preserve"> </w:t>
      </w:r>
      <w:r w:rsidR="00867458">
        <w:t xml:space="preserve">the blueprint from </w:t>
      </w:r>
      <w:r w:rsidR="001008DA">
        <w:t>content.</w:t>
      </w:r>
      <w:r w:rsidR="004322EF">
        <w:t xml:space="preserve"> It minimizes </w:t>
      </w:r>
      <w:r w:rsidR="001D3CEF">
        <w:t xml:space="preserve">most </w:t>
      </w:r>
      <w:r w:rsidR="0081544F">
        <w:t>file size and allows the web pages to process quicker</w:t>
      </w:r>
      <w:r w:rsidR="0012549E">
        <w:t xml:space="preserve"> by </w:t>
      </w:r>
      <w:r w:rsidR="00453E7C">
        <w:t xml:space="preserve">placing styles in one </w:t>
      </w:r>
      <w:r w:rsidR="001F7A28">
        <w:t>place. It</w:t>
      </w:r>
      <w:r w:rsidR="00194949">
        <w:t xml:space="preserve"> enhances </w:t>
      </w:r>
      <w:r w:rsidR="002278ED">
        <w:t xml:space="preserve">availability and </w:t>
      </w:r>
      <w:r w:rsidR="001F7A28">
        <w:t>readability.</w:t>
      </w:r>
    </w:p>
    <w:p w14:paraId="62D754B2" w14:textId="136ADCA3" w:rsidR="009B5D38" w:rsidRDefault="00D32E1E" w:rsidP="003B0A9B">
      <w:pPr>
        <w:pStyle w:val="ListParagraph"/>
        <w:numPr>
          <w:ilvl w:val="0"/>
          <w:numId w:val="11"/>
        </w:numPr>
      </w:pPr>
      <w:r>
        <w:t>Registering</w:t>
      </w:r>
      <w:r w:rsidR="00057204">
        <w:t xml:space="preserve"> a d</w:t>
      </w:r>
      <w:r w:rsidR="009B5D38">
        <w:t>omain</w:t>
      </w:r>
      <w:r w:rsidR="00AD2345">
        <w:t xml:space="preserve"> name is required </w:t>
      </w:r>
      <w:r w:rsidR="002B7D85">
        <w:t>is the title that allows users to locate websites</w:t>
      </w:r>
      <w:r w:rsidR="00C761CA">
        <w:t xml:space="preserve">. It </w:t>
      </w:r>
      <w:r w:rsidR="000B1569">
        <w:t>fixes</w:t>
      </w:r>
      <w:r w:rsidR="00E46A0E">
        <w:t xml:space="preserve"> using </w:t>
      </w:r>
      <w:r w:rsidR="000904FD">
        <w:t xml:space="preserve">the numbers IP addresses have </w:t>
      </w:r>
      <w:r w:rsidR="00A055C7">
        <w:t xml:space="preserve">and allows people to quickly find your </w:t>
      </w:r>
      <w:r w:rsidR="000B1569">
        <w:t>website. They</w:t>
      </w:r>
      <w:r w:rsidR="00B21AA9">
        <w:t xml:space="preserve"> help the website have a formal look. </w:t>
      </w:r>
    </w:p>
    <w:p w14:paraId="71A5BC92" w14:textId="2344C711" w:rsidR="00B21AA9" w:rsidRDefault="00D32E1E" w:rsidP="003B0A9B">
      <w:pPr>
        <w:pStyle w:val="ListParagraph"/>
        <w:numPr>
          <w:ilvl w:val="0"/>
          <w:numId w:val="11"/>
        </w:numPr>
      </w:pPr>
      <w:r>
        <w:t>Pick a good hosting pla</w:t>
      </w:r>
      <w:r w:rsidR="00AD0D4C">
        <w:t xml:space="preserve">n. A web host </w:t>
      </w:r>
      <w:r w:rsidR="007E15E7">
        <w:t xml:space="preserve">is liable for </w:t>
      </w:r>
      <w:r w:rsidR="00845D1A">
        <w:t xml:space="preserve">saving your websites </w:t>
      </w:r>
      <w:r w:rsidR="001E3D5A">
        <w:t>information and allows people to see it online.</w:t>
      </w:r>
    </w:p>
    <w:p w14:paraId="4DA6B77F" w14:textId="3B96894C" w:rsidR="000617BE" w:rsidRPr="003B0A9B" w:rsidRDefault="000617BE" w:rsidP="003B0A9B">
      <w:pPr>
        <w:pStyle w:val="ListParagraph"/>
        <w:numPr>
          <w:ilvl w:val="0"/>
          <w:numId w:val="11"/>
        </w:numPr>
      </w:pPr>
      <w:r>
        <w:t xml:space="preserve">SSL certificate </w:t>
      </w:r>
      <w:r w:rsidR="008E35CF">
        <w:t xml:space="preserve">protects both the </w:t>
      </w:r>
      <w:r w:rsidR="004F61E7">
        <w:t>customer and the business browser.</w:t>
      </w:r>
    </w:p>
    <w:p w14:paraId="577D18C6" w14:textId="77777777" w:rsidR="00A50FB3" w:rsidRDefault="00A50FB3" w:rsidP="00A50FB3"/>
    <w:p w14:paraId="40D117A1" w14:textId="77DA7831" w:rsidR="00A50FB3" w:rsidRDefault="00490AA5" w:rsidP="00490AA5">
      <w:pPr>
        <w:pStyle w:val="Heading1"/>
      </w:pPr>
      <w:r>
        <w:t>Timeline and Milestone;</w:t>
      </w:r>
    </w:p>
    <w:p w14:paraId="64591FD5" w14:textId="6B1EE75D" w:rsidR="00490AA5" w:rsidRDefault="00790C4C" w:rsidP="00490AA5">
      <w:pPr>
        <w:pStyle w:val="ListParagraph"/>
        <w:numPr>
          <w:ilvl w:val="0"/>
          <w:numId w:val="9"/>
        </w:numPr>
      </w:pPr>
      <w:r>
        <w:t>25-30 July research</w:t>
      </w:r>
    </w:p>
    <w:p w14:paraId="37CE1309" w14:textId="6A6BC022" w:rsidR="00790C4C" w:rsidRDefault="00790C4C" w:rsidP="00490AA5">
      <w:pPr>
        <w:pStyle w:val="ListParagraph"/>
        <w:numPr>
          <w:ilvl w:val="0"/>
          <w:numId w:val="9"/>
        </w:numPr>
      </w:pPr>
      <w:r>
        <w:t>30 July already have an idea what the second business will be.</w:t>
      </w:r>
    </w:p>
    <w:p w14:paraId="78B332E1" w14:textId="40457D10" w:rsidR="00790C4C" w:rsidRDefault="00A95010" w:rsidP="00490AA5">
      <w:pPr>
        <w:pStyle w:val="ListParagraph"/>
        <w:numPr>
          <w:ilvl w:val="0"/>
          <w:numId w:val="9"/>
        </w:numPr>
      </w:pPr>
      <w:r>
        <w:t>31 July- 11 August work through the assignment.</w:t>
      </w:r>
    </w:p>
    <w:p w14:paraId="3818D4E7" w14:textId="2D60CB6F" w:rsidR="00A95010" w:rsidRDefault="00A95010" w:rsidP="00490AA5">
      <w:pPr>
        <w:pStyle w:val="ListParagraph"/>
        <w:numPr>
          <w:ilvl w:val="0"/>
          <w:numId w:val="9"/>
        </w:numPr>
      </w:pPr>
      <w:r>
        <w:t>11 August proposal 2 done.</w:t>
      </w:r>
    </w:p>
    <w:p w14:paraId="381CCB42" w14:textId="5D286E80" w:rsidR="0046530D" w:rsidRDefault="0046530D" w:rsidP="00490AA5">
      <w:pPr>
        <w:pStyle w:val="ListParagraph"/>
        <w:numPr>
          <w:ilvl w:val="0"/>
          <w:numId w:val="9"/>
        </w:numPr>
      </w:pPr>
      <w:r>
        <w:t xml:space="preserve">12-14 create files and web pages </w:t>
      </w:r>
    </w:p>
    <w:p w14:paraId="4A95B699" w14:textId="3E0BE24C" w:rsidR="0046530D" w:rsidRDefault="0046530D" w:rsidP="00490AA5">
      <w:pPr>
        <w:pStyle w:val="ListParagraph"/>
        <w:numPr>
          <w:ilvl w:val="0"/>
          <w:numId w:val="9"/>
        </w:numPr>
      </w:pPr>
      <w:r>
        <w:t xml:space="preserve">14 August </w:t>
      </w:r>
      <w:r w:rsidR="003B12FD">
        <w:t>pushed work to GitHub and submitted the zipped folder.</w:t>
      </w:r>
    </w:p>
    <w:p w14:paraId="26E0CBAF" w14:textId="77777777" w:rsidR="003B12FD" w:rsidRDefault="003B12FD" w:rsidP="003B12FD">
      <w:pPr>
        <w:pStyle w:val="ListParagraph"/>
      </w:pPr>
    </w:p>
    <w:p w14:paraId="45E3D5CF" w14:textId="7F2974A3" w:rsidR="003B12FD" w:rsidRDefault="001A0D0D" w:rsidP="003B12FD">
      <w:pPr>
        <w:pStyle w:val="Heading1"/>
      </w:pPr>
      <w:r>
        <w:lastRenderedPageBreak/>
        <w:t>Budget:</w:t>
      </w:r>
    </w:p>
    <w:p w14:paraId="064F8DF6" w14:textId="19E046BA" w:rsidR="001A0D0D" w:rsidRDefault="001A0D0D" w:rsidP="001A0D0D">
      <w:pPr>
        <w:pStyle w:val="ListParagraph"/>
        <w:numPr>
          <w:ilvl w:val="0"/>
          <w:numId w:val="10"/>
        </w:numPr>
      </w:pPr>
      <w:r>
        <w:t>Web developer – R80</w:t>
      </w:r>
    </w:p>
    <w:p w14:paraId="5878ACCC" w14:textId="57BE03C8" w:rsidR="003105E8" w:rsidRDefault="00694A3D" w:rsidP="001A0D0D">
      <w:pPr>
        <w:pStyle w:val="ListParagraph"/>
        <w:numPr>
          <w:ilvl w:val="0"/>
          <w:numId w:val="10"/>
        </w:numPr>
      </w:pPr>
      <w:r>
        <w:t xml:space="preserve">Domain name – R200 and renewal </w:t>
      </w:r>
      <w:r w:rsidR="007B58EB">
        <w:t>R115 per year</w:t>
      </w:r>
    </w:p>
    <w:p w14:paraId="3E1F005C" w14:textId="37BED40F" w:rsidR="007B58EB" w:rsidRDefault="007B58EB" w:rsidP="001A0D0D">
      <w:pPr>
        <w:pStyle w:val="ListParagraph"/>
        <w:numPr>
          <w:ilvl w:val="0"/>
          <w:numId w:val="10"/>
        </w:numPr>
      </w:pPr>
      <w:r>
        <w:t>Hosting – R450 per month with free SSL certificate</w:t>
      </w:r>
    </w:p>
    <w:p w14:paraId="64BEECC4" w14:textId="47151514" w:rsidR="006648F0" w:rsidRDefault="006648F0" w:rsidP="00BC648F">
      <w:pPr>
        <w:pStyle w:val="ListParagraph"/>
      </w:pPr>
    </w:p>
    <w:p w14:paraId="6B9D332A" w14:textId="77777777" w:rsidR="001A0D0D" w:rsidRDefault="001A0D0D" w:rsidP="00D17ADC"/>
    <w:p w14:paraId="37B4AE90" w14:textId="77777777" w:rsidR="00D17ADC" w:rsidRDefault="00D17ADC" w:rsidP="00D17ADC"/>
    <w:p w14:paraId="06B6D848" w14:textId="77777777" w:rsidR="00D17ADC" w:rsidRDefault="00D17ADC" w:rsidP="00D17ADC"/>
    <w:p w14:paraId="5C626114" w14:textId="77777777" w:rsidR="00D17ADC" w:rsidRDefault="00D17ADC" w:rsidP="00D17ADC"/>
    <w:p w14:paraId="57D4CE16" w14:textId="77777777" w:rsidR="00D17ADC" w:rsidRDefault="00D17ADC" w:rsidP="00D17ADC"/>
    <w:p w14:paraId="1B54B94D" w14:textId="77777777" w:rsidR="00D17ADC" w:rsidRDefault="00D17ADC" w:rsidP="00D17ADC"/>
    <w:p w14:paraId="1772FC2A" w14:textId="77777777" w:rsidR="00D17ADC" w:rsidRDefault="00D17ADC" w:rsidP="00D17ADC"/>
    <w:p w14:paraId="15F16AA2" w14:textId="77777777" w:rsidR="00D17ADC" w:rsidRDefault="00D17ADC" w:rsidP="00D17ADC"/>
    <w:p w14:paraId="56E5FAA8" w14:textId="77777777" w:rsidR="00BC648F" w:rsidRDefault="00BC648F" w:rsidP="00D17ADC"/>
    <w:p w14:paraId="2B0226C6" w14:textId="77777777" w:rsidR="00BC648F" w:rsidRDefault="00BC648F" w:rsidP="00D17ADC"/>
    <w:p w14:paraId="7D40E7EF" w14:textId="77777777" w:rsidR="00BC648F" w:rsidRDefault="00BC648F" w:rsidP="00D17ADC"/>
    <w:p w14:paraId="56924764" w14:textId="77777777" w:rsidR="00BC648F" w:rsidRDefault="00BC648F" w:rsidP="00D17ADC"/>
    <w:p w14:paraId="01F682BC" w14:textId="3A894AB7" w:rsidR="00D17ADC" w:rsidRDefault="00D17ADC" w:rsidP="00D17ADC">
      <w:pPr>
        <w:pStyle w:val="Heading1"/>
      </w:pPr>
      <w:r>
        <w:lastRenderedPageBreak/>
        <w:t>References:</w:t>
      </w:r>
    </w:p>
    <w:p w14:paraId="7C65EE1E" w14:textId="7110CEE9" w:rsidR="00D17ADC" w:rsidRDefault="000001FA" w:rsidP="00D17ADC">
      <w:pPr>
        <w:pStyle w:val="ListParagraph"/>
        <w:numPr>
          <w:ilvl w:val="0"/>
          <w:numId w:val="10"/>
        </w:numPr>
      </w:pPr>
      <w:r>
        <w:t>Shara Authentic Virgin Hair</w:t>
      </w:r>
      <w:r w:rsidR="000D1062">
        <w:t xml:space="preserve">, </w:t>
      </w:r>
      <w:r w:rsidR="002B2D31">
        <w:t>2026.</w:t>
      </w:r>
      <w:r w:rsidR="00D11380">
        <w:t xml:space="preserve"> Shop By Collection</w:t>
      </w:r>
      <w:r w:rsidR="003508F9">
        <w:t>.</w:t>
      </w:r>
    </w:p>
    <w:p w14:paraId="7706A8AE" w14:textId="7364F4CA" w:rsidR="003508F9" w:rsidRDefault="003508F9" w:rsidP="003508F9">
      <w:pPr>
        <w:pStyle w:val="ListParagraph"/>
      </w:pPr>
      <w:r>
        <w:t>[online] Available at:</w:t>
      </w:r>
    </w:p>
    <w:p w14:paraId="0C6B58BD" w14:textId="71F04A61" w:rsidR="003508F9" w:rsidRDefault="003508F9" w:rsidP="003508F9">
      <w:pPr>
        <w:pStyle w:val="ListParagraph"/>
      </w:pPr>
      <w:r>
        <w:t>&lt;</w:t>
      </w:r>
      <w:r w:rsidR="00D05074" w:rsidRPr="00D05074">
        <w:t xml:space="preserve"> </w:t>
      </w:r>
      <w:hyperlink r:id="rId9" w:history="1">
        <w:r w:rsidR="00D05074">
          <w:rPr>
            <w:rStyle w:val="Hyperlink"/>
          </w:rPr>
          <w:t>Shara Hair | 100% Authentic Virgin Hair – Shara Hair ZA</w:t>
        </w:r>
      </w:hyperlink>
      <w:r w:rsidR="00D05074">
        <w:t>&gt; [Accessed 14 August 2026</w:t>
      </w:r>
      <w:r w:rsidR="00DD2AD8">
        <w:t>].</w:t>
      </w:r>
    </w:p>
    <w:p w14:paraId="1D9B15F9" w14:textId="74473019" w:rsidR="00DD2AD8" w:rsidRDefault="00DD2AD8" w:rsidP="00DD2AD8">
      <w:pPr>
        <w:pStyle w:val="ListParagraph"/>
        <w:numPr>
          <w:ilvl w:val="0"/>
          <w:numId w:val="10"/>
        </w:numPr>
      </w:pPr>
      <w:r>
        <w:t>The Penthous</w:t>
      </w:r>
      <w:r w:rsidR="00C474A3">
        <w:t xml:space="preserve">e, </w:t>
      </w:r>
      <w:r w:rsidR="00805443">
        <w:t xml:space="preserve">2026. Book Your </w:t>
      </w:r>
      <w:r w:rsidR="00495B2C">
        <w:t>Appointment.</w:t>
      </w:r>
    </w:p>
    <w:p w14:paraId="0B0DF640" w14:textId="1038EFAD" w:rsidR="00495B2C" w:rsidRDefault="00495B2C" w:rsidP="00495B2C">
      <w:pPr>
        <w:pStyle w:val="ListParagraph"/>
      </w:pPr>
      <w:r>
        <w:t>[online] Available at:</w:t>
      </w:r>
    </w:p>
    <w:p w14:paraId="492D92A7" w14:textId="61B52B29" w:rsidR="00495B2C" w:rsidRDefault="00495B2C" w:rsidP="00495B2C">
      <w:pPr>
        <w:pStyle w:val="ListParagraph"/>
      </w:pPr>
      <w:r>
        <w:t>&lt;</w:t>
      </w:r>
      <w:r w:rsidR="00D35E2D" w:rsidRPr="00D35E2D">
        <w:t xml:space="preserve"> </w:t>
      </w:r>
      <w:hyperlink r:id="rId10" w:history="1">
        <w:r w:rsidR="00D35E2D">
          <w:rPr>
            <w:rStyle w:val="Hyperlink"/>
          </w:rPr>
          <w:t>Bookings - The Penthouse</w:t>
        </w:r>
      </w:hyperlink>
      <w:r w:rsidR="00D35E2D">
        <w:t>&gt; [Accessed 14 August 2026].</w:t>
      </w:r>
    </w:p>
    <w:p w14:paraId="510E77F7" w14:textId="0DF3E38A" w:rsidR="00D35E2D" w:rsidRDefault="00B43278" w:rsidP="00D35E2D">
      <w:pPr>
        <w:pStyle w:val="ListParagraph"/>
        <w:numPr>
          <w:ilvl w:val="0"/>
          <w:numId w:val="10"/>
        </w:numPr>
      </w:pPr>
      <w:r>
        <w:t>Kumar</w:t>
      </w:r>
      <w:r w:rsidR="006E24CA">
        <w:t xml:space="preserve">, M., 2026. </w:t>
      </w:r>
      <w:ins w:id="0" w:author="Microsoft Word" w:date="2026-08-14T00:56:00Z" w16du:dateUtc="2026-08-13T22:56:00Z">
        <w:r w:rsidR="006F682F">
          <w:t>15 Best Programming Languages for Web Development (2026)</w:t>
        </w:r>
        <w:r w:rsidR="00C5307D">
          <w:t xml:space="preserve">. </w:t>
        </w:r>
        <w:proofErr w:type="spellStart"/>
        <w:r w:rsidR="00C5307D">
          <w:t>WsCUBE</w:t>
        </w:r>
        <w:proofErr w:type="spellEnd"/>
        <w:r w:rsidR="00C5307D">
          <w:t xml:space="preserve"> T</w:t>
        </w:r>
        <w:r w:rsidR="00714548">
          <w:t xml:space="preserve">ECH </w:t>
        </w:r>
        <w:r w:rsidR="007B169E">
          <w:t xml:space="preserve">[blog] </w:t>
        </w:r>
        <w:r w:rsidR="00EA44DE">
          <w:t>13 July. Available at:</w:t>
        </w:r>
      </w:ins>
    </w:p>
    <w:p w14:paraId="4A5FCE9C" w14:textId="62C4799B" w:rsidR="00EA44DE" w:rsidRDefault="00EA44DE" w:rsidP="00EA44DE">
      <w:pPr>
        <w:pStyle w:val="ListParagraph"/>
      </w:pPr>
      <w:r>
        <w:t>&lt;</w:t>
      </w:r>
      <w:r w:rsidR="00F143F0" w:rsidRPr="00F143F0">
        <w:t xml:space="preserve"> </w:t>
      </w:r>
      <w:hyperlink r:id="rId11" w:history="1">
        <w:r w:rsidR="00F143F0">
          <w:rPr>
            <w:rStyle w:val="Hyperlink"/>
          </w:rPr>
          <w:t>15 Best Languages for Web Development (2026 List)</w:t>
        </w:r>
      </w:hyperlink>
      <w:r w:rsidR="00F143F0">
        <w:t>&gt;</w:t>
      </w:r>
      <w:r w:rsidR="007532D0">
        <w:t xml:space="preserve"> [Accessed 14 August 2026].</w:t>
      </w:r>
    </w:p>
    <w:p w14:paraId="198BF0FB" w14:textId="411D9E94" w:rsidR="00656143" w:rsidRDefault="00B66642" w:rsidP="00656143">
      <w:pPr>
        <w:pStyle w:val="ListParagraph"/>
        <w:numPr>
          <w:ilvl w:val="0"/>
          <w:numId w:val="10"/>
        </w:numPr>
      </w:pPr>
      <w:proofErr w:type="spellStart"/>
      <w:r>
        <w:t>GeeksforGeeks</w:t>
      </w:r>
      <w:proofErr w:type="spellEnd"/>
      <w:r w:rsidR="00185AFA">
        <w:t xml:space="preserve">, 2025. 7 Best Languages for Web Development </w:t>
      </w:r>
      <w:r w:rsidR="00C43688">
        <w:t>[2025 Updated].</w:t>
      </w:r>
    </w:p>
    <w:p w14:paraId="0BA60FC6" w14:textId="5A14B2E3" w:rsidR="00C43688" w:rsidRDefault="00C43688" w:rsidP="00C43688">
      <w:pPr>
        <w:pStyle w:val="ListParagraph"/>
      </w:pPr>
      <w:r>
        <w:t>[online] Available at</w:t>
      </w:r>
      <w:r w:rsidR="00456903">
        <w:t>:</w:t>
      </w:r>
    </w:p>
    <w:p w14:paraId="40D0DD98" w14:textId="264AAC39" w:rsidR="00456903" w:rsidRDefault="00456903" w:rsidP="00C43688">
      <w:pPr>
        <w:pStyle w:val="ListParagraph"/>
      </w:pPr>
      <w:r>
        <w:t>&lt;</w:t>
      </w:r>
      <w:r w:rsidRPr="00456903">
        <w:t xml:space="preserve"> </w:t>
      </w:r>
      <w:hyperlink r:id="rId12" w:history="1">
        <w:r>
          <w:rPr>
            <w:rStyle w:val="Hyperlink"/>
          </w:rPr>
          <w:t xml:space="preserve">7 Best Languages for Web Development [2025 Updated] - </w:t>
        </w:r>
        <w:proofErr w:type="spellStart"/>
        <w:r>
          <w:rPr>
            <w:rStyle w:val="Hyperlink"/>
          </w:rPr>
          <w:t>GeeksforGeeks</w:t>
        </w:r>
        <w:proofErr w:type="spellEnd"/>
      </w:hyperlink>
      <w:r>
        <w:t>&gt;</w:t>
      </w:r>
      <w:r w:rsidR="00DC21E9">
        <w:t xml:space="preserve"> [Accessed 14 August 2026].</w:t>
      </w:r>
    </w:p>
    <w:p w14:paraId="2412DFD5" w14:textId="2FA3D63E" w:rsidR="00DC21E9" w:rsidRDefault="00C77053" w:rsidP="00DC21E9">
      <w:pPr>
        <w:pStyle w:val="ListParagraph"/>
        <w:numPr>
          <w:ilvl w:val="0"/>
          <w:numId w:val="10"/>
        </w:numPr>
      </w:pPr>
      <w:r>
        <w:t xml:space="preserve">Catania, S., </w:t>
      </w:r>
      <w:r w:rsidR="00DE78BE">
        <w:t xml:space="preserve">2025. What is </w:t>
      </w:r>
      <w:proofErr w:type="gramStart"/>
      <w:r w:rsidR="00E85012">
        <w:t>a domain</w:t>
      </w:r>
      <w:proofErr w:type="gramEnd"/>
      <w:r w:rsidR="00E85012">
        <w:t xml:space="preserve"> </w:t>
      </w:r>
      <w:r w:rsidR="00DE78BE">
        <w:t>and why do you need one</w:t>
      </w:r>
      <w:proofErr w:type="gramStart"/>
      <w:r w:rsidR="00DE78BE">
        <w:t xml:space="preserve">? </w:t>
      </w:r>
      <w:r w:rsidR="00E85012">
        <w:t>.</w:t>
      </w:r>
      <w:proofErr w:type="gramEnd"/>
      <w:r w:rsidR="00E85012">
        <w:t xml:space="preserve"> </w:t>
      </w:r>
      <w:proofErr w:type="spellStart"/>
      <w:r w:rsidR="00530E80">
        <w:t>Inter</w:t>
      </w:r>
      <w:r w:rsidR="00A95141">
        <w:t>Net</w:t>
      </w:r>
      <w:r w:rsidR="00530E80">
        <w:t>X</w:t>
      </w:r>
      <w:proofErr w:type="spellEnd"/>
      <w:r w:rsidR="00A95141">
        <w:t xml:space="preserve"> blog, [blog] </w:t>
      </w:r>
      <w:r w:rsidR="00831E1B">
        <w:t>14 October</w:t>
      </w:r>
      <w:r w:rsidR="00F561DD">
        <w:t>. Available at:</w:t>
      </w:r>
    </w:p>
    <w:p w14:paraId="3E7175D0" w14:textId="53E49180" w:rsidR="00F561DD" w:rsidRDefault="00F561DD" w:rsidP="00F561DD">
      <w:pPr>
        <w:pStyle w:val="ListParagraph"/>
      </w:pPr>
      <w:r>
        <w:t>&lt;</w:t>
      </w:r>
      <w:r w:rsidR="0041310D" w:rsidRPr="0041310D">
        <w:t xml:space="preserve"> </w:t>
      </w:r>
      <w:hyperlink r:id="rId13" w:history="1">
        <w:r w:rsidR="0041310D">
          <w:rPr>
            <w:rStyle w:val="Hyperlink"/>
          </w:rPr>
          <w:t xml:space="preserve">What is a domain and why do you need one? | </w:t>
        </w:r>
        <w:proofErr w:type="spellStart"/>
        <w:r w:rsidR="0041310D">
          <w:rPr>
            <w:rStyle w:val="Hyperlink"/>
          </w:rPr>
          <w:t>InterNetX</w:t>
        </w:r>
        <w:proofErr w:type="spellEnd"/>
        <w:r w:rsidR="0041310D">
          <w:rPr>
            <w:rStyle w:val="Hyperlink"/>
          </w:rPr>
          <w:t xml:space="preserve"> Blog</w:t>
        </w:r>
      </w:hyperlink>
      <w:r w:rsidR="0041310D">
        <w:t>&gt; [Accessed 14 August 2026</w:t>
      </w:r>
      <w:r w:rsidR="00141B5B">
        <w:t>].</w:t>
      </w:r>
    </w:p>
    <w:p w14:paraId="040AD54C" w14:textId="6A931906" w:rsidR="00141B5B" w:rsidRDefault="006309FA" w:rsidP="00141B5B">
      <w:pPr>
        <w:pStyle w:val="ListParagraph"/>
        <w:numPr>
          <w:ilvl w:val="0"/>
          <w:numId w:val="10"/>
        </w:numPr>
      </w:pPr>
      <w:r>
        <w:t>d</w:t>
      </w:r>
      <w:r w:rsidR="0023120C">
        <w:t>omains.co.za</w:t>
      </w:r>
      <w:r>
        <w:t xml:space="preserve">, 2026. </w:t>
      </w:r>
      <w:r w:rsidR="004A313D">
        <w:t xml:space="preserve">How To Host </w:t>
      </w:r>
      <w:proofErr w:type="gramStart"/>
      <w:r w:rsidR="004A313D">
        <w:t>A</w:t>
      </w:r>
      <w:proofErr w:type="gramEnd"/>
      <w:r w:rsidR="004A313D">
        <w:t xml:space="preserve"> Website with Domains.co.za</w:t>
      </w:r>
      <w:r w:rsidR="002B3F16">
        <w:t>.</w:t>
      </w:r>
    </w:p>
    <w:p w14:paraId="6D2E710C" w14:textId="187D22A4" w:rsidR="002B3F16" w:rsidRDefault="002B3F16" w:rsidP="002B3F16">
      <w:pPr>
        <w:pStyle w:val="ListParagraph"/>
      </w:pPr>
      <w:r>
        <w:t>[online] Available at:</w:t>
      </w:r>
    </w:p>
    <w:p w14:paraId="7C26D49D" w14:textId="4499EAAE" w:rsidR="002B3F16" w:rsidRDefault="002B3F16" w:rsidP="002B3F16">
      <w:pPr>
        <w:pStyle w:val="ListParagraph"/>
      </w:pPr>
      <w:r>
        <w:t>&lt;</w:t>
      </w:r>
      <w:r w:rsidR="0034205F" w:rsidRPr="0034205F">
        <w:t xml:space="preserve"> </w:t>
      </w:r>
      <w:hyperlink r:id="rId14" w:history="1">
        <w:r w:rsidR="0034205F">
          <w:rPr>
            <w:rStyle w:val="Hyperlink"/>
          </w:rPr>
          <w:t xml:space="preserve">How To Host </w:t>
        </w:r>
        <w:proofErr w:type="gramStart"/>
        <w:r w:rsidR="0034205F">
          <w:rPr>
            <w:rStyle w:val="Hyperlink"/>
          </w:rPr>
          <w:t>A</w:t>
        </w:r>
        <w:proofErr w:type="gramEnd"/>
        <w:r w:rsidR="0034205F">
          <w:rPr>
            <w:rStyle w:val="Hyperlink"/>
          </w:rPr>
          <w:t xml:space="preserve"> Website with Domains.co.za - Knowledgebase</w:t>
        </w:r>
      </w:hyperlink>
      <w:r w:rsidR="0034205F">
        <w:t>&gt; [Accessed 14 August 2026].</w:t>
      </w:r>
    </w:p>
    <w:p w14:paraId="33B500BF" w14:textId="406A8FE4" w:rsidR="00E219AA" w:rsidRDefault="000761E1" w:rsidP="00E219AA">
      <w:pPr>
        <w:pStyle w:val="ListParagraph"/>
        <w:numPr>
          <w:ilvl w:val="0"/>
          <w:numId w:val="10"/>
        </w:numPr>
      </w:pPr>
      <w:r>
        <w:t xml:space="preserve">Tomasis, R., </w:t>
      </w:r>
      <w:r w:rsidR="00C53EB1">
        <w:t xml:space="preserve">2026. What is a web host </w:t>
      </w:r>
      <w:r w:rsidR="00922ACA">
        <w:t xml:space="preserve">vs a domain </w:t>
      </w:r>
      <w:proofErr w:type="gramStart"/>
      <w:r w:rsidR="00922ACA">
        <w:t>registrar?.</w:t>
      </w:r>
      <w:proofErr w:type="gramEnd"/>
      <w:r w:rsidR="00922ACA">
        <w:t xml:space="preserve"> Wix blog,</w:t>
      </w:r>
      <w:r w:rsidR="00CA03B0">
        <w:t xml:space="preserve"> [blog] 25 May. Available at</w:t>
      </w:r>
      <w:r w:rsidR="00083880">
        <w:t>:</w:t>
      </w:r>
    </w:p>
    <w:p w14:paraId="6494BDDD" w14:textId="718B84C9" w:rsidR="00083880" w:rsidRDefault="00083880" w:rsidP="00083880">
      <w:pPr>
        <w:pStyle w:val="ListParagraph"/>
      </w:pPr>
      <w:r>
        <w:t>&lt;</w:t>
      </w:r>
      <w:r w:rsidRPr="00083880">
        <w:t xml:space="preserve"> </w:t>
      </w:r>
      <w:hyperlink r:id="rId15" w:history="1">
        <w:r>
          <w:rPr>
            <w:rStyle w:val="Hyperlink"/>
          </w:rPr>
          <w:t>What is a web host vs a domain registrar?</w:t>
        </w:r>
      </w:hyperlink>
      <w:r>
        <w:t>&gt;</w:t>
      </w:r>
      <w:r w:rsidR="000D7553">
        <w:t xml:space="preserve"> [Accessed 14 August 2026].</w:t>
      </w:r>
    </w:p>
    <w:p w14:paraId="12870801" w14:textId="77777777" w:rsidR="003508F9" w:rsidRPr="00D17ADC" w:rsidRDefault="003508F9" w:rsidP="003508F9">
      <w:pPr>
        <w:pStyle w:val="ListParagraph"/>
      </w:pPr>
    </w:p>
    <w:p w14:paraId="2A252691" w14:textId="77777777" w:rsidR="00941560" w:rsidRPr="008A07E4" w:rsidRDefault="00941560" w:rsidP="00A24678">
      <w:pPr>
        <w:pStyle w:val="ListParagraph"/>
      </w:pPr>
    </w:p>
    <w:p w14:paraId="01749422" w14:textId="77777777" w:rsidR="00465998" w:rsidRPr="00465998" w:rsidRDefault="00465998" w:rsidP="00465998"/>
    <w:p w14:paraId="233E3CEB" w14:textId="77777777" w:rsidR="006934D0" w:rsidRPr="006934D0" w:rsidRDefault="006934D0" w:rsidP="006934D0"/>
    <w:sectPr w:rsidR="006934D0" w:rsidRPr="006934D0" w:rsidSect="0073180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7583"/>
    <w:multiLevelType w:val="hybridMultilevel"/>
    <w:tmpl w:val="020E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32100"/>
    <w:multiLevelType w:val="hybridMultilevel"/>
    <w:tmpl w:val="8E8C2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2161B"/>
    <w:multiLevelType w:val="hybridMultilevel"/>
    <w:tmpl w:val="7B7A6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24947"/>
    <w:multiLevelType w:val="hybridMultilevel"/>
    <w:tmpl w:val="E864C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B1789"/>
    <w:multiLevelType w:val="hybridMultilevel"/>
    <w:tmpl w:val="1E46A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383EDB"/>
    <w:multiLevelType w:val="hybridMultilevel"/>
    <w:tmpl w:val="2870A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C53C3"/>
    <w:multiLevelType w:val="hybridMultilevel"/>
    <w:tmpl w:val="2BF6C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A6142"/>
    <w:multiLevelType w:val="hybridMultilevel"/>
    <w:tmpl w:val="D23E3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2545D8"/>
    <w:multiLevelType w:val="hybridMultilevel"/>
    <w:tmpl w:val="4198C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0D7205"/>
    <w:multiLevelType w:val="hybridMultilevel"/>
    <w:tmpl w:val="DC6A4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1135B4"/>
    <w:multiLevelType w:val="hybridMultilevel"/>
    <w:tmpl w:val="F154E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626392">
    <w:abstractNumId w:val="4"/>
  </w:num>
  <w:num w:numId="2" w16cid:durableId="713312123">
    <w:abstractNumId w:val="10"/>
  </w:num>
  <w:num w:numId="3" w16cid:durableId="652685164">
    <w:abstractNumId w:val="1"/>
  </w:num>
  <w:num w:numId="4" w16cid:durableId="643200541">
    <w:abstractNumId w:val="2"/>
  </w:num>
  <w:num w:numId="5" w16cid:durableId="1126698240">
    <w:abstractNumId w:val="9"/>
  </w:num>
  <w:num w:numId="6" w16cid:durableId="1817187162">
    <w:abstractNumId w:val="0"/>
  </w:num>
  <w:num w:numId="7" w16cid:durableId="827793905">
    <w:abstractNumId w:val="6"/>
  </w:num>
  <w:num w:numId="8" w16cid:durableId="1916549214">
    <w:abstractNumId w:val="3"/>
  </w:num>
  <w:num w:numId="9" w16cid:durableId="148984722">
    <w:abstractNumId w:val="8"/>
  </w:num>
  <w:num w:numId="10" w16cid:durableId="2102482114">
    <w:abstractNumId w:val="5"/>
  </w:num>
  <w:num w:numId="11" w16cid:durableId="24363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BF"/>
    <w:rsid w:val="000001FA"/>
    <w:rsid w:val="00016E5D"/>
    <w:rsid w:val="00057204"/>
    <w:rsid w:val="000617BE"/>
    <w:rsid w:val="00067DB9"/>
    <w:rsid w:val="000761E1"/>
    <w:rsid w:val="00083880"/>
    <w:rsid w:val="000904FD"/>
    <w:rsid w:val="000939F3"/>
    <w:rsid w:val="000A2EFD"/>
    <w:rsid w:val="000A30CA"/>
    <w:rsid w:val="000A466A"/>
    <w:rsid w:val="000B1569"/>
    <w:rsid w:val="000C3B13"/>
    <w:rsid w:val="000C5D78"/>
    <w:rsid w:val="000D1062"/>
    <w:rsid w:val="000D3552"/>
    <w:rsid w:val="000D3A6C"/>
    <w:rsid w:val="000D7553"/>
    <w:rsid w:val="000E66FA"/>
    <w:rsid w:val="001008DA"/>
    <w:rsid w:val="0011581F"/>
    <w:rsid w:val="00120E80"/>
    <w:rsid w:val="0012549E"/>
    <w:rsid w:val="00141B5B"/>
    <w:rsid w:val="00141D89"/>
    <w:rsid w:val="00152878"/>
    <w:rsid w:val="0015289F"/>
    <w:rsid w:val="001541FE"/>
    <w:rsid w:val="001574C4"/>
    <w:rsid w:val="001616BB"/>
    <w:rsid w:val="00162562"/>
    <w:rsid w:val="001671F5"/>
    <w:rsid w:val="00185AFA"/>
    <w:rsid w:val="00194949"/>
    <w:rsid w:val="00194CAA"/>
    <w:rsid w:val="00197DAD"/>
    <w:rsid w:val="001A0D0D"/>
    <w:rsid w:val="001A422B"/>
    <w:rsid w:val="001D3CEF"/>
    <w:rsid w:val="001E3D5A"/>
    <w:rsid w:val="001F7A27"/>
    <w:rsid w:val="001F7A28"/>
    <w:rsid w:val="002000B4"/>
    <w:rsid w:val="00210639"/>
    <w:rsid w:val="00222BD1"/>
    <w:rsid w:val="002278ED"/>
    <w:rsid w:val="0023120C"/>
    <w:rsid w:val="002573FB"/>
    <w:rsid w:val="00280940"/>
    <w:rsid w:val="00287E2A"/>
    <w:rsid w:val="00291665"/>
    <w:rsid w:val="00294834"/>
    <w:rsid w:val="002A6148"/>
    <w:rsid w:val="002B2D31"/>
    <w:rsid w:val="002B3F16"/>
    <w:rsid w:val="002B7066"/>
    <w:rsid w:val="002B7D85"/>
    <w:rsid w:val="002D0035"/>
    <w:rsid w:val="002E0C70"/>
    <w:rsid w:val="003105E8"/>
    <w:rsid w:val="00311F57"/>
    <w:rsid w:val="003339E3"/>
    <w:rsid w:val="003411E3"/>
    <w:rsid w:val="0034205F"/>
    <w:rsid w:val="003445B2"/>
    <w:rsid w:val="003508F9"/>
    <w:rsid w:val="00354310"/>
    <w:rsid w:val="00364C35"/>
    <w:rsid w:val="003755DF"/>
    <w:rsid w:val="00382A38"/>
    <w:rsid w:val="003933A2"/>
    <w:rsid w:val="00394A10"/>
    <w:rsid w:val="003B0A9B"/>
    <w:rsid w:val="003B12FD"/>
    <w:rsid w:val="003B13CC"/>
    <w:rsid w:val="003B14C3"/>
    <w:rsid w:val="003C0EAD"/>
    <w:rsid w:val="003C23D9"/>
    <w:rsid w:val="003D3616"/>
    <w:rsid w:val="003D4A8E"/>
    <w:rsid w:val="003D5570"/>
    <w:rsid w:val="003E54B8"/>
    <w:rsid w:val="00410A2A"/>
    <w:rsid w:val="0041310D"/>
    <w:rsid w:val="004322EF"/>
    <w:rsid w:val="00437961"/>
    <w:rsid w:val="00453E7C"/>
    <w:rsid w:val="00454C62"/>
    <w:rsid w:val="00456903"/>
    <w:rsid w:val="004619E2"/>
    <w:rsid w:val="0046530D"/>
    <w:rsid w:val="00465998"/>
    <w:rsid w:val="0047729A"/>
    <w:rsid w:val="00482799"/>
    <w:rsid w:val="00490AA5"/>
    <w:rsid w:val="00493892"/>
    <w:rsid w:val="00495B2C"/>
    <w:rsid w:val="004A313D"/>
    <w:rsid w:val="004B36D9"/>
    <w:rsid w:val="004C5647"/>
    <w:rsid w:val="004D677A"/>
    <w:rsid w:val="004F1015"/>
    <w:rsid w:val="004F61E7"/>
    <w:rsid w:val="004F68BF"/>
    <w:rsid w:val="004F6D28"/>
    <w:rsid w:val="005014B7"/>
    <w:rsid w:val="00512248"/>
    <w:rsid w:val="00521549"/>
    <w:rsid w:val="005222F2"/>
    <w:rsid w:val="00530E80"/>
    <w:rsid w:val="00555CFE"/>
    <w:rsid w:val="005572EF"/>
    <w:rsid w:val="00567954"/>
    <w:rsid w:val="005731CA"/>
    <w:rsid w:val="0059744D"/>
    <w:rsid w:val="005A1EBB"/>
    <w:rsid w:val="005A7A55"/>
    <w:rsid w:val="005B1142"/>
    <w:rsid w:val="005B5459"/>
    <w:rsid w:val="005C7C9B"/>
    <w:rsid w:val="0060216D"/>
    <w:rsid w:val="006027C4"/>
    <w:rsid w:val="0061314C"/>
    <w:rsid w:val="006309FA"/>
    <w:rsid w:val="00632CB6"/>
    <w:rsid w:val="00643849"/>
    <w:rsid w:val="00645814"/>
    <w:rsid w:val="00656143"/>
    <w:rsid w:val="00661906"/>
    <w:rsid w:val="006648F0"/>
    <w:rsid w:val="0067656D"/>
    <w:rsid w:val="006776AE"/>
    <w:rsid w:val="00683078"/>
    <w:rsid w:val="006934D0"/>
    <w:rsid w:val="00693FFB"/>
    <w:rsid w:val="00694A3D"/>
    <w:rsid w:val="006961D2"/>
    <w:rsid w:val="006A1AD1"/>
    <w:rsid w:val="006B62E3"/>
    <w:rsid w:val="006E24CA"/>
    <w:rsid w:val="006E5DA6"/>
    <w:rsid w:val="006F5934"/>
    <w:rsid w:val="006F682F"/>
    <w:rsid w:val="006F7346"/>
    <w:rsid w:val="007049D1"/>
    <w:rsid w:val="007102AF"/>
    <w:rsid w:val="00714548"/>
    <w:rsid w:val="00723BD1"/>
    <w:rsid w:val="0073180D"/>
    <w:rsid w:val="007532D0"/>
    <w:rsid w:val="00772E35"/>
    <w:rsid w:val="007815C7"/>
    <w:rsid w:val="00790C4C"/>
    <w:rsid w:val="007A7BF2"/>
    <w:rsid w:val="007B169E"/>
    <w:rsid w:val="007B58EB"/>
    <w:rsid w:val="007B5B2C"/>
    <w:rsid w:val="007C68B2"/>
    <w:rsid w:val="007E0518"/>
    <w:rsid w:val="007E15E7"/>
    <w:rsid w:val="008021D9"/>
    <w:rsid w:val="00805443"/>
    <w:rsid w:val="008137D7"/>
    <w:rsid w:val="00813B7D"/>
    <w:rsid w:val="0081544F"/>
    <w:rsid w:val="00831E1B"/>
    <w:rsid w:val="00845D1A"/>
    <w:rsid w:val="008514F5"/>
    <w:rsid w:val="00867458"/>
    <w:rsid w:val="00890680"/>
    <w:rsid w:val="00892F61"/>
    <w:rsid w:val="008A07E4"/>
    <w:rsid w:val="008B671C"/>
    <w:rsid w:val="008C42E9"/>
    <w:rsid w:val="008D3562"/>
    <w:rsid w:val="008E35CF"/>
    <w:rsid w:val="008E7737"/>
    <w:rsid w:val="00904254"/>
    <w:rsid w:val="009140D6"/>
    <w:rsid w:val="00922ACA"/>
    <w:rsid w:val="00930A25"/>
    <w:rsid w:val="00941560"/>
    <w:rsid w:val="00955EA1"/>
    <w:rsid w:val="00963395"/>
    <w:rsid w:val="009770D4"/>
    <w:rsid w:val="009812D3"/>
    <w:rsid w:val="00982703"/>
    <w:rsid w:val="00987B63"/>
    <w:rsid w:val="00994E81"/>
    <w:rsid w:val="009953F0"/>
    <w:rsid w:val="009A1EBE"/>
    <w:rsid w:val="009A3DE5"/>
    <w:rsid w:val="009B517A"/>
    <w:rsid w:val="009B5D38"/>
    <w:rsid w:val="009C7731"/>
    <w:rsid w:val="009F2C66"/>
    <w:rsid w:val="00A033A0"/>
    <w:rsid w:val="00A0531B"/>
    <w:rsid w:val="00A055C7"/>
    <w:rsid w:val="00A24678"/>
    <w:rsid w:val="00A50FB3"/>
    <w:rsid w:val="00A56AC1"/>
    <w:rsid w:val="00A8337A"/>
    <w:rsid w:val="00A90421"/>
    <w:rsid w:val="00A95010"/>
    <w:rsid w:val="00A95141"/>
    <w:rsid w:val="00AA5123"/>
    <w:rsid w:val="00AB4A5E"/>
    <w:rsid w:val="00AB5024"/>
    <w:rsid w:val="00AD0D4C"/>
    <w:rsid w:val="00AD2345"/>
    <w:rsid w:val="00AD45DE"/>
    <w:rsid w:val="00AF2CDB"/>
    <w:rsid w:val="00B040E0"/>
    <w:rsid w:val="00B1379A"/>
    <w:rsid w:val="00B16DAE"/>
    <w:rsid w:val="00B21AA9"/>
    <w:rsid w:val="00B43278"/>
    <w:rsid w:val="00B57790"/>
    <w:rsid w:val="00B5787F"/>
    <w:rsid w:val="00B646DB"/>
    <w:rsid w:val="00B66642"/>
    <w:rsid w:val="00B7154F"/>
    <w:rsid w:val="00B742E8"/>
    <w:rsid w:val="00B973CD"/>
    <w:rsid w:val="00BA12D6"/>
    <w:rsid w:val="00BC648F"/>
    <w:rsid w:val="00BD4197"/>
    <w:rsid w:val="00BD61E0"/>
    <w:rsid w:val="00BF7F52"/>
    <w:rsid w:val="00C036DA"/>
    <w:rsid w:val="00C05551"/>
    <w:rsid w:val="00C30415"/>
    <w:rsid w:val="00C43688"/>
    <w:rsid w:val="00C45E56"/>
    <w:rsid w:val="00C474A3"/>
    <w:rsid w:val="00C51EC8"/>
    <w:rsid w:val="00C5307D"/>
    <w:rsid w:val="00C53EB1"/>
    <w:rsid w:val="00C61FC6"/>
    <w:rsid w:val="00C72135"/>
    <w:rsid w:val="00C761CA"/>
    <w:rsid w:val="00C76635"/>
    <w:rsid w:val="00C77053"/>
    <w:rsid w:val="00C87128"/>
    <w:rsid w:val="00C87FEE"/>
    <w:rsid w:val="00C90542"/>
    <w:rsid w:val="00CA03B0"/>
    <w:rsid w:val="00CD0C3D"/>
    <w:rsid w:val="00D05074"/>
    <w:rsid w:val="00D11380"/>
    <w:rsid w:val="00D17ADC"/>
    <w:rsid w:val="00D32E1E"/>
    <w:rsid w:val="00D35E2D"/>
    <w:rsid w:val="00D43462"/>
    <w:rsid w:val="00D44DD3"/>
    <w:rsid w:val="00D6364B"/>
    <w:rsid w:val="00D63F6A"/>
    <w:rsid w:val="00D6493A"/>
    <w:rsid w:val="00D867B2"/>
    <w:rsid w:val="00D951BD"/>
    <w:rsid w:val="00DA2CD9"/>
    <w:rsid w:val="00DC21E9"/>
    <w:rsid w:val="00DC3E89"/>
    <w:rsid w:val="00DD2AD8"/>
    <w:rsid w:val="00DE4DBB"/>
    <w:rsid w:val="00DE5825"/>
    <w:rsid w:val="00DE78BE"/>
    <w:rsid w:val="00E034F7"/>
    <w:rsid w:val="00E1609E"/>
    <w:rsid w:val="00E20FA5"/>
    <w:rsid w:val="00E219AA"/>
    <w:rsid w:val="00E34ECD"/>
    <w:rsid w:val="00E4112B"/>
    <w:rsid w:val="00E44BDB"/>
    <w:rsid w:val="00E46A0E"/>
    <w:rsid w:val="00E527D1"/>
    <w:rsid w:val="00E76402"/>
    <w:rsid w:val="00E770A2"/>
    <w:rsid w:val="00E80F5E"/>
    <w:rsid w:val="00E83438"/>
    <w:rsid w:val="00E85012"/>
    <w:rsid w:val="00E86592"/>
    <w:rsid w:val="00E9246A"/>
    <w:rsid w:val="00EA44DE"/>
    <w:rsid w:val="00EB0A08"/>
    <w:rsid w:val="00EB5E1C"/>
    <w:rsid w:val="00EB65FD"/>
    <w:rsid w:val="00ED5696"/>
    <w:rsid w:val="00F01D42"/>
    <w:rsid w:val="00F143F0"/>
    <w:rsid w:val="00F561DD"/>
    <w:rsid w:val="00F60452"/>
    <w:rsid w:val="00F60864"/>
    <w:rsid w:val="00F63222"/>
    <w:rsid w:val="00F678F1"/>
    <w:rsid w:val="00F679F7"/>
    <w:rsid w:val="00F72446"/>
    <w:rsid w:val="00F86903"/>
    <w:rsid w:val="00F8693F"/>
    <w:rsid w:val="00FC09B2"/>
    <w:rsid w:val="00FC3245"/>
    <w:rsid w:val="00FE3DB6"/>
    <w:rsid w:val="00FE4A49"/>
    <w:rsid w:val="00FF0945"/>
    <w:rsid w:val="00FF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6455"/>
  <w15:chartTrackingRefBased/>
  <w15:docId w15:val="{88FAA1F0-2FE3-4F8F-BAC7-AD67E3CA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360" w:after="8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4D0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BD1"/>
    <w:pPr>
      <w:keepNext/>
      <w:keepLines/>
      <w:outlineLvl w:val="0"/>
    </w:pPr>
    <w:rPr>
      <w:rFonts w:asciiTheme="majorHAnsi" w:eastAsiaTheme="majorEastAsia" w:hAnsiTheme="majorHAnsi" w:cstheme="majorBidi"/>
      <w:b/>
      <w:color w:val="A02B93" w:themeColor="accent5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8B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8BF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BD1"/>
    <w:rPr>
      <w:rFonts w:asciiTheme="majorHAnsi" w:eastAsiaTheme="majorEastAsia" w:hAnsiTheme="majorHAnsi" w:cstheme="majorBidi"/>
      <w:b/>
      <w:color w:val="A02B93" w:themeColor="accent5"/>
      <w:sz w:val="22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8B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8B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3180D"/>
    <w:pPr>
      <w:spacing w:before="0"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3180D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050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napshot.internetx.com/en/what-is-a-domain-name-and-why-do-you-need-one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geeksforgeeks.org/blogs/best-web-development-language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wscubetech.com/blog/web-development-languages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wix.com/blog/web-host-vs-domain-registrar?utm_source=bing&amp;utm_medium=cpc&amp;utm_campaign=506236159%5e1268838163260824%5esearch%20-%20dsa&amp;experiment_id=domain_registrar_blog_dsa%5eb%5e%5e&amp;msclkid=0405af1f148a13f7ba9ac561510f3a40" TargetMode="External"/><Relationship Id="rId10" Type="http://schemas.openxmlformats.org/officeDocument/2006/relationships/hyperlink" Target="https://www.thepenthousebeautystudio.co.za/bookings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sharahair.co.za/" TargetMode="External"/><Relationship Id="rId14" Type="http://schemas.openxmlformats.org/officeDocument/2006/relationships/hyperlink" Target="https://www.domains.co.za/knowledgebase/billing/how-to-host-a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ST10503131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18FADB447BE34A8639C13129ED26B3" ma:contentTypeVersion="4" ma:contentTypeDescription="Create a new document." ma:contentTypeScope="" ma:versionID="f9171c6d93526922431a5a5857737679">
  <xsd:schema xmlns:xsd="http://www.w3.org/2001/XMLSchema" xmlns:xs="http://www.w3.org/2001/XMLSchema" xmlns:p="http://schemas.microsoft.com/office/2006/metadata/properties" xmlns:ns3="35948a38-5030-4255-b515-4cf09276e9b5" targetNamespace="http://schemas.microsoft.com/office/2006/metadata/properties" ma:root="true" ma:fieldsID="0a50d3bd68518f2897278b2e98c5848a" ns3:_="">
    <xsd:import namespace="35948a38-5030-4255-b515-4cf09276e9b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48a38-5030-4255-b515-4cf09276e9b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021E34-D0D7-4537-87F0-36C97575DC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948a38-5030-4255-b515-4cf09276e9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6E703-B00C-426A-B693-EE91B5B087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B5C618-E9B7-4549-8F3B-3E9AD19F617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DISD Web development</Company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</dc:title>
  <dc:subject/>
  <dc:creator>Tebogo Boshomane</dc:creator>
  <cp:keywords/>
  <dc:description/>
  <cp:lastModifiedBy>Tebogo Boshomane</cp:lastModifiedBy>
  <cp:revision>2</cp:revision>
  <dcterms:created xsi:type="dcterms:W3CDTF">2026-08-13T23:13:00Z</dcterms:created>
  <dcterms:modified xsi:type="dcterms:W3CDTF">2026-08-13T23:13:00Z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0x0101001018FADB447BE34A8639C13129ED26B3</vt:lpwstr>
  </property>
</Properties>
</file>